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7A9581" w14:textId="77777777" w:rsidR="00C8445E" w:rsidRPr="00C8445E" w:rsidRDefault="00C8445E" w:rsidP="00C8445E">
      <w:pPr>
        <w:pStyle w:val="Title"/>
        <w:rPr>
          <w:rFonts w:eastAsia="Times New Roman"/>
          <w:lang w:eastAsia="en-GB"/>
        </w:rPr>
      </w:pPr>
      <w:r w:rsidRPr="00C8445E">
        <w:rPr>
          <w:rFonts w:eastAsia="Times New Roman"/>
          <w:lang w:eastAsia="en-GB"/>
        </w:rPr>
        <w:t>Everything You Always Wanted to Know About Python*</w:t>
      </w:r>
    </w:p>
    <w:p w14:paraId="31C62452" w14:textId="77777777" w:rsidR="00C8445E" w:rsidRPr="00C8445E" w:rsidRDefault="00C8445E" w:rsidP="00C8445E">
      <w:pPr>
        <w:pStyle w:val="Subtitle"/>
        <w:rPr>
          <w:rFonts w:eastAsia="Times New Roman"/>
          <w:lang w:eastAsia="en-GB"/>
        </w:rPr>
      </w:pPr>
      <w:r w:rsidRPr="00C8445E">
        <w:rPr>
          <w:rFonts w:eastAsia="Times New Roman"/>
          <w:lang w:eastAsia="en-GB"/>
        </w:rPr>
        <w:t xml:space="preserve">(*but were afraid to </w:t>
      </w:r>
      <w:r w:rsidRPr="00C8445E">
        <w:t>ask</w:t>
      </w:r>
      <w:r w:rsidRPr="00C8445E">
        <w:rPr>
          <w:rFonts w:eastAsia="Times New Roman"/>
          <w:lang w:eastAsia="en-GB"/>
        </w:rPr>
        <w:t>)</w:t>
      </w:r>
    </w:p>
    <w:p w14:paraId="196C28F2" w14:textId="77777777" w:rsidR="00C8445E" w:rsidRPr="00C8445E" w:rsidRDefault="00C8445E" w:rsidP="00C8445E">
      <w:pPr>
        <w:pStyle w:val="Heading1"/>
        <w:rPr>
          <w:rFonts w:eastAsia="Times New Roman"/>
          <w:lang w:eastAsia="en-GB"/>
        </w:rPr>
      </w:pPr>
      <w:r w:rsidRPr="00C8445E">
        <w:rPr>
          <w:rFonts w:eastAsia="Times New Roman"/>
          <w:lang w:eastAsia="en-GB"/>
        </w:rPr>
        <w:t>Introduction</w:t>
      </w:r>
    </w:p>
    <w:p w14:paraId="656B8682" w14:textId="36E2276A" w:rsidR="00C8445E" w:rsidRPr="00C8445E" w:rsidRDefault="00C8445E" w:rsidP="00C8445E">
      <w:pPr>
        <w:rPr>
          <w:rFonts w:eastAsia="Times New Roman"/>
          <w:lang w:eastAsia="en-GB"/>
        </w:rPr>
      </w:pPr>
      <w:r w:rsidRPr="00C8445E">
        <w:rPr>
          <w:rFonts w:eastAsia="Times New Roman"/>
          <w:lang w:eastAsia="en-GB"/>
        </w:rPr>
        <w:t>This a very rapid run down of key things you should know or keep in mind when getting into Python programming</w:t>
      </w:r>
      <w:r>
        <w:rPr>
          <w:rFonts w:eastAsia="Times New Roman"/>
          <w:lang w:eastAsia="en-GB"/>
        </w:rPr>
        <w:t xml:space="preserve"> as it relates to the basic coding skills </w:t>
      </w:r>
      <w:r w:rsidR="00BB6825">
        <w:rPr>
          <w:rFonts w:eastAsia="Times New Roman"/>
          <w:lang w:eastAsia="en-GB"/>
        </w:rPr>
        <w:t xml:space="preserve">that </w:t>
      </w:r>
      <w:r>
        <w:rPr>
          <w:rFonts w:eastAsia="Times New Roman"/>
          <w:lang w:eastAsia="en-GB"/>
        </w:rPr>
        <w:t>you’ll need for SXPS288</w:t>
      </w:r>
      <w:r w:rsidRPr="00C8445E">
        <w:rPr>
          <w:rFonts w:eastAsia="Times New Roman"/>
          <w:lang w:eastAsia="en-GB"/>
        </w:rPr>
        <w:t xml:space="preserve">. It's not exhaustive (so add to it as you learn). On its own it won't be nearly enough to learn Python - but it might help as a bit of revision. </w:t>
      </w:r>
      <w:r w:rsidR="00BE1326">
        <w:rPr>
          <w:rFonts w:eastAsia="Times New Roman"/>
          <w:lang w:eastAsia="en-GB"/>
        </w:rPr>
        <w:t xml:space="preserve">Python does, of course, provide a full set of documentation </w:t>
      </w:r>
      <w:r w:rsidR="00BE1326">
        <w:rPr>
          <w:rFonts w:eastAsia="Times New Roman"/>
          <w:lang w:eastAsia="en-GB"/>
        </w:rPr>
        <w:fldChar w:fldCharType="begin"/>
      </w:r>
      <w:r w:rsidR="00C214C1">
        <w:rPr>
          <w:rFonts w:eastAsia="Times New Roman"/>
          <w:lang w:eastAsia="en-GB"/>
        </w:rPr>
        <w:instrText xml:space="preserve"> ADDIN ZOTERO_ITEM CSL_CITATION {"citationID":"Euz3fvMf","properties":{"formattedCitation":"(Python Docs, n.d.)","plainCitation":"(Python Docs, n.d.)","noteIndex":0},"citationItems":[{"id":964,"uris":["http://zotero.org/users/4680/items/73LQLRB7"],"uri":["http://zotero.org/users/4680/items/73LQLRB7"],"itemData":{"id":964,"type":"webpage","title":"Python Docs","container-title":"Python Docs","abstract":"The official home of the Python Programming Language","URL":"https://www.python.org/doc/","language":"en","accessed":{"date-parts":[["2019",3,24]]}}}],"schema":"https://github.com/citation-style-language/schema/raw/master/csl-citation.json"} </w:instrText>
      </w:r>
      <w:r w:rsidR="00BE1326">
        <w:rPr>
          <w:rFonts w:eastAsia="Times New Roman"/>
          <w:lang w:eastAsia="en-GB"/>
        </w:rPr>
        <w:fldChar w:fldCharType="separate"/>
      </w:r>
      <w:r w:rsidR="00C214C1" w:rsidRPr="00C214C1">
        <w:rPr>
          <w:rFonts w:cs="Calibri"/>
        </w:rPr>
        <w:t>(Python Docs, n.d.)</w:t>
      </w:r>
      <w:r w:rsidR="00BE1326">
        <w:rPr>
          <w:rFonts w:eastAsia="Times New Roman"/>
          <w:lang w:eastAsia="en-GB"/>
        </w:rPr>
        <w:fldChar w:fldCharType="end"/>
      </w:r>
      <w:r w:rsidR="00BE1326">
        <w:rPr>
          <w:rFonts w:eastAsia="Times New Roman"/>
          <w:lang w:eastAsia="en-GB"/>
        </w:rPr>
        <w:t xml:space="preserve">. </w:t>
      </w:r>
      <w:r w:rsidRPr="00C8445E">
        <w:rPr>
          <w:rFonts w:eastAsia="Times New Roman"/>
          <w:lang w:eastAsia="en-GB"/>
        </w:rPr>
        <w:t>A word of warning - it’s a bit chatty and occasionally irreverent, but then lots of people who enjoy coding are like that. If you don’t mind rude words, have a search to see why lots of programming examples use the variable names “foo” and “bar” - don’t if you’re easily offended.</w:t>
      </w:r>
    </w:p>
    <w:p w14:paraId="691404B6" w14:textId="5E3B6286" w:rsidR="00C8445E" w:rsidRPr="00C8445E" w:rsidRDefault="00C8445E" w:rsidP="00C8445E">
      <w:pPr>
        <w:rPr>
          <w:rFonts w:eastAsia="Times New Roman"/>
          <w:lang w:eastAsia="en-GB"/>
        </w:rPr>
      </w:pPr>
      <w:r w:rsidRPr="00C8445E">
        <w:rPr>
          <w:rFonts w:eastAsia="Times New Roman"/>
          <w:lang w:eastAsia="en-GB"/>
        </w:rPr>
        <w:t xml:space="preserve">Learning programming can be great fun and very rewarding. With even a limited </w:t>
      </w:r>
      <w:r>
        <w:rPr>
          <w:rFonts w:eastAsia="Times New Roman"/>
          <w:lang w:eastAsia="en-GB"/>
        </w:rPr>
        <w:t xml:space="preserve">skill set </w:t>
      </w:r>
      <w:r w:rsidRPr="00C8445E">
        <w:rPr>
          <w:rFonts w:eastAsia="Times New Roman"/>
          <w:lang w:eastAsia="en-GB"/>
        </w:rPr>
        <w:t xml:space="preserve">you'll be able to analyse, manipulate and display complex data </w:t>
      </w:r>
      <w:r>
        <w:rPr>
          <w:rFonts w:eastAsia="Times New Roman"/>
          <w:lang w:eastAsia="en-GB"/>
        </w:rPr>
        <w:t>far</w:t>
      </w:r>
      <w:r w:rsidRPr="00C8445E">
        <w:rPr>
          <w:rFonts w:eastAsia="Times New Roman"/>
          <w:lang w:eastAsia="en-GB"/>
        </w:rPr>
        <w:t xml:space="preserve"> better than with things like calculators and spreadsheets - but </w:t>
      </w:r>
      <w:r>
        <w:rPr>
          <w:rFonts w:eastAsia="Times New Roman"/>
          <w:lang w:eastAsia="en-GB"/>
        </w:rPr>
        <w:t xml:space="preserve">do bear in mind </w:t>
      </w:r>
      <w:r w:rsidRPr="00C8445E">
        <w:rPr>
          <w:rFonts w:eastAsia="Times New Roman"/>
          <w:lang w:eastAsia="en-GB"/>
        </w:rPr>
        <w:t>th</w:t>
      </w:r>
      <w:r>
        <w:rPr>
          <w:rFonts w:eastAsia="Times New Roman"/>
          <w:lang w:eastAsia="en-GB"/>
        </w:rPr>
        <w:t>e</w:t>
      </w:r>
      <w:r w:rsidRPr="00C8445E">
        <w:rPr>
          <w:rFonts w:eastAsia="Times New Roman"/>
          <w:lang w:eastAsia="en-GB"/>
        </w:rPr>
        <w:t>se primitive tools will still be useful for simple things.</w:t>
      </w:r>
      <w:r>
        <w:rPr>
          <w:rFonts w:eastAsia="Times New Roman"/>
          <w:lang w:eastAsia="en-GB"/>
        </w:rPr>
        <w:t xml:space="preserve"> Some </w:t>
      </w:r>
      <w:r w:rsidRPr="00C8445E">
        <w:rPr>
          <w:rFonts w:eastAsia="Times New Roman"/>
          <w:lang w:eastAsia="en-GB"/>
        </w:rPr>
        <w:t>of you will find</w:t>
      </w:r>
      <w:r>
        <w:rPr>
          <w:rFonts w:eastAsia="Times New Roman"/>
          <w:lang w:eastAsia="en-GB"/>
        </w:rPr>
        <w:t xml:space="preserve"> the coding experience</w:t>
      </w:r>
      <w:r w:rsidRPr="00C8445E">
        <w:rPr>
          <w:rFonts w:eastAsia="Times New Roman"/>
          <w:lang w:eastAsia="en-GB"/>
        </w:rPr>
        <w:t xml:space="preserve"> exasperating, infuriating and sometimes almost impossible to comprehend (I did) but persevere - do you remember the first time you came across algebra </w:t>
      </w:r>
      <w:r w:rsidR="00BE1326">
        <w:rPr>
          <w:rFonts w:eastAsia="Times New Roman"/>
          <w:lang w:eastAsia="en-GB"/>
        </w:rPr>
        <w:t>(</w:t>
      </w:r>
      <w:r w:rsidR="00C214C1">
        <w:rPr>
          <w:rFonts w:eastAsia="Times New Roman"/>
          <w:b/>
          <w:bCs/>
          <w:lang w:eastAsia="en-GB"/>
        </w:rPr>
        <w:t>W</w:t>
      </w:r>
      <w:r w:rsidRPr="00C8445E">
        <w:rPr>
          <w:rFonts w:eastAsia="Times New Roman"/>
          <w:b/>
          <w:bCs/>
          <w:lang w:eastAsia="en-GB"/>
        </w:rPr>
        <w:t xml:space="preserve">hat </w:t>
      </w:r>
      <w:r w:rsidR="00C214C1">
        <w:rPr>
          <w:rFonts w:eastAsia="Times New Roman"/>
          <w:b/>
          <w:bCs/>
          <w:lang w:eastAsia="en-GB"/>
        </w:rPr>
        <w:t xml:space="preserve">on Earth </w:t>
      </w:r>
      <w:r w:rsidRPr="00C8445E">
        <w:rPr>
          <w:rFonts w:eastAsia="Times New Roman"/>
          <w:b/>
          <w:bCs/>
          <w:lang w:eastAsia="en-GB"/>
        </w:rPr>
        <w:t>do you mean x=y ?????</w:t>
      </w:r>
      <w:r w:rsidR="00BE1326">
        <w:rPr>
          <w:rFonts w:eastAsia="Times New Roman"/>
          <w:b/>
          <w:bCs/>
          <w:lang w:eastAsia="en-GB"/>
        </w:rPr>
        <w:t>)</w:t>
      </w:r>
      <w:r w:rsidRPr="00C8445E">
        <w:rPr>
          <w:rFonts w:eastAsia="Times New Roman"/>
          <w:b/>
          <w:bCs/>
          <w:lang w:eastAsia="en-GB"/>
        </w:rPr>
        <w:t>.</w:t>
      </w:r>
      <w:r w:rsidRPr="00C8445E">
        <w:rPr>
          <w:rFonts w:eastAsia="Times New Roman"/>
          <w:lang w:eastAsia="en-GB"/>
        </w:rPr>
        <w:t xml:space="preserve"> Stick with it and </w:t>
      </w:r>
      <w:r>
        <w:rPr>
          <w:rFonts w:eastAsia="Times New Roman"/>
          <w:lang w:eastAsia="en-GB"/>
        </w:rPr>
        <w:t>things</w:t>
      </w:r>
      <w:r w:rsidRPr="00C8445E">
        <w:rPr>
          <w:rFonts w:eastAsia="Times New Roman"/>
          <w:lang w:eastAsia="en-GB"/>
        </w:rPr>
        <w:t xml:space="preserve"> will become clear(</w:t>
      </w:r>
      <w:proofErr w:type="spellStart"/>
      <w:r w:rsidRPr="00C8445E">
        <w:rPr>
          <w:rFonts w:eastAsia="Times New Roman"/>
          <w:lang w:eastAsia="en-GB"/>
        </w:rPr>
        <w:t>er</w:t>
      </w:r>
      <w:proofErr w:type="spellEnd"/>
      <w:r w:rsidRPr="00C8445E">
        <w:rPr>
          <w:rFonts w:eastAsia="Times New Roman"/>
          <w:lang w:eastAsia="en-GB"/>
        </w:rPr>
        <w:t>).</w:t>
      </w:r>
    </w:p>
    <w:p w14:paraId="3D1678DC" w14:textId="77777777" w:rsidR="002E0DD9" w:rsidRDefault="00C8445E" w:rsidP="00C8445E">
      <w:pPr>
        <w:rPr>
          <w:rFonts w:eastAsia="Times New Roman"/>
          <w:lang w:eastAsia="en-GB"/>
        </w:rPr>
      </w:pPr>
      <w:r w:rsidRPr="00C8445E">
        <w:rPr>
          <w:rFonts w:eastAsia="Times New Roman"/>
          <w:lang w:eastAsia="en-GB"/>
        </w:rPr>
        <w:t xml:space="preserve">The first thing you need to </w:t>
      </w:r>
      <w:r>
        <w:rPr>
          <w:rFonts w:eastAsia="Times New Roman"/>
          <w:lang w:eastAsia="en-GB"/>
        </w:rPr>
        <w:t>understand</w:t>
      </w:r>
      <w:r w:rsidRPr="00C8445E">
        <w:rPr>
          <w:rFonts w:eastAsia="Times New Roman"/>
          <w:lang w:eastAsia="en-GB"/>
        </w:rPr>
        <w:t xml:space="preserve"> is that any programming language (and Python is no exception) is just a simple</w:t>
      </w:r>
      <w:r>
        <w:rPr>
          <w:rFonts w:eastAsia="Times New Roman"/>
          <w:lang w:eastAsia="en-GB"/>
        </w:rPr>
        <w:t xml:space="preserve"> way of communicating with a computer</w:t>
      </w:r>
      <w:r w:rsidRPr="00C8445E">
        <w:rPr>
          <w:rFonts w:eastAsia="Times New Roman"/>
          <w:lang w:eastAsia="en-GB"/>
        </w:rPr>
        <w:t xml:space="preserve"> that allows you to create a recipe that </w:t>
      </w:r>
      <w:r>
        <w:rPr>
          <w:rFonts w:eastAsia="Times New Roman"/>
          <w:lang w:eastAsia="en-GB"/>
        </w:rPr>
        <w:t>it</w:t>
      </w:r>
      <w:r w:rsidRPr="00C8445E">
        <w:rPr>
          <w:rFonts w:eastAsia="Times New Roman"/>
          <w:lang w:eastAsia="en-GB"/>
        </w:rPr>
        <w:t xml:space="preserve"> will follow in order to do something. Now </w:t>
      </w:r>
      <w:r w:rsidR="002E0DD9" w:rsidRPr="00C8445E">
        <w:rPr>
          <w:rFonts w:eastAsia="Times New Roman"/>
          <w:lang w:eastAsia="en-GB"/>
        </w:rPr>
        <w:t>computers</w:t>
      </w:r>
      <w:r w:rsidRPr="00C8445E">
        <w:rPr>
          <w:rFonts w:eastAsia="Times New Roman"/>
          <w:lang w:eastAsia="en-GB"/>
        </w:rPr>
        <w:t xml:space="preserve"> are </w:t>
      </w:r>
      <w:r w:rsidR="002E0DD9">
        <w:rPr>
          <w:rFonts w:eastAsia="Times New Roman"/>
          <w:lang w:eastAsia="en-GB"/>
        </w:rPr>
        <w:t>just glorified calculators</w:t>
      </w:r>
      <w:r w:rsidRPr="00C8445E">
        <w:rPr>
          <w:rFonts w:eastAsia="Times New Roman"/>
          <w:lang w:eastAsia="en-GB"/>
        </w:rPr>
        <w:t xml:space="preserve"> and have no intelligence. They </w:t>
      </w:r>
      <w:r w:rsidR="002E0DD9">
        <w:rPr>
          <w:rFonts w:eastAsia="Times New Roman"/>
          <w:lang w:eastAsia="en-GB"/>
        </w:rPr>
        <w:t xml:space="preserve">really </w:t>
      </w:r>
      <w:r w:rsidRPr="00C8445E">
        <w:rPr>
          <w:rFonts w:eastAsia="Times New Roman"/>
          <w:lang w:eastAsia="en-GB"/>
        </w:rPr>
        <w:t xml:space="preserve">can't 'interpret' what you give them and say 'Oh, that's OK I think I know what you mean'. The syntax of the language is very precise and interpreted </w:t>
      </w:r>
      <w:proofErr w:type="gramStart"/>
      <w:r w:rsidRPr="00C8445E">
        <w:rPr>
          <w:rFonts w:eastAsia="Times New Roman"/>
          <w:lang w:eastAsia="en-GB"/>
        </w:rPr>
        <w:t>absolutely strictly</w:t>
      </w:r>
      <w:proofErr w:type="gramEnd"/>
      <w:r w:rsidRPr="00C8445E">
        <w:rPr>
          <w:rFonts w:eastAsia="Times New Roman"/>
          <w:lang w:eastAsia="en-GB"/>
        </w:rPr>
        <w:t xml:space="preserve">. A simple misspelling, the use of a capital letter or a single space in the wrong place will 'crash' the system or far worse, </w:t>
      </w:r>
      <w:r w:rsidR="002E0DD9">
        <w:rPr>
          <w:rFonts w:eastAsia="Times New Roman"/>
          <w:lang w:eastAsia="en-GB"/>
        </w:rPr>
        <w:t xml:space="preserve">seem to </w:t>
      </w:r>
      <w:r w:rsidRPr="00C8445E">
        <w:rPr>
          <w:rFonts w:eastAsia="Times New Roman"/>
          <w:lang w:eastAsia="en-GB"/>
        </w:rPr>
        <w:t xml:space="preserve">work, but not give you the answer you intended </w:t>
      </w:r>
      <w:r w:rsidRPr="00C8445E">
        <w:rPr>
          <w:rFonts w:eastAsia="Times New Roman"/>
          <w:b/>
          <w:bCs/>
          <w:lang w:eastAsia="en-GB"/>
        </w:rPr>
        <w:t>(test all code thoroughly!)</w:t>
      </w:r>
      <w:r w:rsidRPr="00C8445E">
        <w:rPr>
          <w:rFonts w:eastAsia="Times New Roman"/>
          <w:lang w:eastAsia="en-GB"/>
        </w:rPr>
        <w:t xml:space="preserve">. </w:t>
      </w:r>
    </w:p>
    <w:p w14:paraId="4005B201" w14:textId="3F306A71" w:rsidR="00C8445E" w:rsidRPr="00C8445E" w:rsidRDefault="002E0DD9" w:rsidP="00C8445E">
      <w:pPr>
        <w:rPr>
          <w:rFonts w:eastAsia="Times New Roman"/>
          <w:lang w:eastAsia="en-GB"/>
        </w:rPr>
      </w:pPr>
      <w:r>
        <w:rPr>
          <w:rFonts w:eastAsia="Times New Roman"/>
          <w:lang w:eastAsia="en-GB"/>
        </w:rPr>
        <w:t>Secondly, it’s worth realising that</w:t>
      </w:r>
      <w:r w:rsidR="00C8445E" w:rsidRPr="00C8445E">
        <w:rPr>
          <w:rFonts w:eastAsia="Times New Roman"/>
          <w:lang w:eastAsia="en-GB"/>
        </w:rPr>
        <w:t>, whilst you're learning, however wrong you get something</w:t>
      </w:r>
      <w:r>
        <w:rPr>
          <w:rFonts w:eastAsia="Times New Roman"/>
          <w:lang w:eastAsia="en-GB"/>
        </w:rPr>
        <w:t>, it</w:t>
      </w:r>
      <w:r w:rsidR="00C8445E" w:rsidRPr="00C8445E">
        <w:rPr>
          <w:rFonts w:eastAsia="Times New Roman"/>
          <w:lang w:eastAsia="en-GB"/>
        </w:rPr>
        <w:t xml:space="preserve"> will not cause World War III - or even break the computer. </w:t>
      </w:r>
      <w:r w:rsidRPr="00C8445E">
        <w:rPr>
          <w:rFonts w:eastAsia="Times New Roman"/>
          <w:lang w:eastAsia="en-GB"/>
        </w:rPr>
        <w:t>So,</w:t>
      </w:r>
      <w:r w:rsidR="00C8445E" w:rsidRPr="00C8445E">
        <w:rPr>
          <w:rFonts w:eastAsia="Times New Roman"/>
          <w:lang w:eastAsia="en-GB"/>
        </w:rPr>
        <w:t xml:space="preserve"> feel free to experiment. </w:t>
      </w:r>
      <w:r>
        <w:rPr>
          <w:rFonts w:eastAsia="Times New Roman"/>
          <w:lang w:eastAsia="en-GB"/>
        </w:rPr>
        <w:t>Children</w:t>
      </w:r>
      <w:r w:rsidR="00C8445E" w:rsidRPr="00C8445E">
        <w:rPr>
          <w:rFonts w:eastAsia="Times New Roman"/>
          <w:lang w:eastAsia="en-GB"/>
        </w:rPr>
        <w:t xml:space="preserve"> don't seem to have any trouble picking up programming and part of the reason is they have no fear or preconceptions. They'll give anything a go out of curiosity and learn stuff by trial and error rather than lean by rote. If you're struggling - try and bring out your inner kid.</w:t>
      </w:r>
    </w:p>
    <w:p w14:paraId="358A9BD1" w14:textId="49CC252A" w:rsidR="00C8445E" w:rsidRPr="00C8445E" w:rsidRDefault="002E0DD9" w:rsidP="00C8445E">
      <w:pPr>
        <w:rPr>
          <w:rFonts w:eastAsia="Times New Roman"/>
          <w:lang w:eastAsia="en-GB"/>
        </w:rPr>
      </w:pPr>
      <w:r>
        <w:rPr>
          <w:rFonts w:eastAsia="Times New Roman"/>
          <w:lang w:eastAsia="en-GB"/>
        </w:rPr>
        <w:t xml:space="preserve">Finally, </w:t>
      </w:r>
      <w:r w:rsidRPr="00C8445E">
        <w:rPr>
          <w:rFonts w:eastAsia="Times New Roman"/>
          <w:lang w:eastAsia="en-GB"/>
        </w:rPr>
        <w:t>remember</w:t>
      </w:r>
      <w:r w:rsidR="00C8445E" w:rsidRPr="00C8445E">
        <w:rPr>
          <w:rFonts w:eastAsia="Times New Roman"/>
          <w:lang w:eastAsia="en-GB"/>
        </w:rPr>
        <w:t xml:space="preserve"> that </w:t>
      </w:r>
      <w:r>
        <w:rPr>
          <w:rFonts w:eastAsia="Times New Roman"/>
          <w:lang w:eastAsia="en-GB"/>
        </w:rPr>
        <w:t xml:space="preserve">it’s almost true that </w:t>
      </w:r>
      <w:r w:rsidR="00C8445E" w:rsidRPr="00C8445E">
        <w:rPr>
          <w:rFonts w:eastAsia="Times New Roman"/>
          <w:lang w:eastAsia="en-GB"/>
        </w:rPr>
        <w:t xml:space="preserve">you can teach monkeys to program. There are just over 30 (33 last time I counted) keywords in Python and a very limited </w:t>
      </w:r>
      <w:r>
        <w:rPr>
          <w:rFonts w:eastAsia="Times New Roman"/>
          <w:lang w:eastAsia="en-GB"/>
        </w:rPr>
        <w:t>‘</w:t>
      </w:r>
      <w:r w:rsidR="00C8445E" w:rsidRPr="00C8445E">
        <w:rPr>
          <w:rFonts w:eastAsia="Times New Roman"/>
          <w:lang w:eastAsia="en-GB"/>
        </w:rPr>
        <w:t>grammar</w:t>
      </w:r>
      <w:r>
        <w:rPr>
          <w:rFonts w:eastAsia="Times New Roman"/>
          <w:lang w:eastAsia="en-GB"/>
        </w:rPr>
        <w:t>’</w:t>
      </w:r>
      <w:r w:rsidR="00C8445E" w:rsidRPr="00C8445E">
        <w:rPr>
          <w:rFonts w:eastAsia="Times New Roman"/>
          <w:lang w:eastAsia="en-GB"/>
        </w:rPr>
        <w:t xml:space="preserve">. The average English speaker uses a vocabulary of around 20,000 words - and don't even try to explain the subtleties of grammar </w:t>
      </w:r>
      <w:r w:rsidR="00C8445E" w:rsidRPr="00C8445E">
        <w:rPr>
          <w:rFonts w:eastAsia="Times New Roman"/>
          <w:i/>
          <w:iCs/>
          <w:lang w:eastAsia="en-GB"/>
        </w:rPr>
        <w:t>"To whom am I speaking?"</w:t>
      </w:r>
      <w:r w:rsidR="00C8445E" w:rsidRPr="00C8445E">
        <w:rPr>
          <w:rFonts w:eastAsia="Times New Roman"/>
          <w:lang w:eastAsia="en-GB"/>
        </w:rPr>
        <w:t xml:space="preserve"> but </w:t>
      </w:r>
      <w:r w:rsidR="00C8445E" w:rsidRPr="00C8445E">
        <w:rPr>
          <w:rFonts w:eastAsia="Times New Roman"/>
          <w:i/>
          <w:iCs/>
          <w:lang w:eastAsia="en-GB"/>
        </w:rPr>
        <w:t>"Who is at the door?"</w:t>
      </w:r>
      <w:r w:rsidR="00C8445E" w:rsidRPr="00C8445E">
        <w:rPr>
          <w:rFonts w:eastAsia="Times New Roman"/>
          <w:lang w:eastAsia="en-GB"/>
        </w:rPr>
        <w:t xml:space="preserve"> (whom being the dative form of an old English 'who') ... I rest my case. Interestingly, you and I would have no difficulty in understanding </w:t>
      </w:r>
      <w:r w:rsidR="00C8445E" w:rsidRPr="00C8445E">
        <w:rPr>
          <w:rFonts w:eastAsia="Times New Roman"/>
          <w:i/>
          <w:iCs/>
          <w:lang w:eastAsia="en-GB"/>
        </w:rPr>
        <w:t xml:space="preserve">"Two who are I </w:t>
      </w:r>
      <w:proofErr w:type="spellStart"/>
      <w:r w:rsidR="00C8445E" w:rsidRPr="00C8445E">
        <w:rPr>
          <w:rFonts w:eastAsia="Times New Roman"/>
          <w:i/>
          <w:iCs/>
          <w:lang w:eastAsia="en-GB"/>
        </w:rPr>
        <w:t>speking</w:t>
      </w:r>
      <w:proofErr w:type="spellEnd"/>
      <w:r w:rsidR="00C8445E" w:rsidRPr="00C8445E">
        <w:rPr>
          <w:rFonts w:eastAsia="Times New Roman"/>
          <w:i/>
          <w:iCs/>
          <w:lang w:eastAsia="en-GB"/>
        </w:rPr>
        <w:t>?"</w:t>
      </w:r>
      <w:r w:rsidR="00C8445E" w:rsidRPr="00C8445E">
        <w:rPr>
          <w:rFonts w:eastAsia="Times New Roman"/>
          <w:lang w:eastAsia="en-GB"/>
        </w:rPr>
        <w:t xml:space="preserve"> or </w:t>
      </w:r>
      <w:r w:rsidR="00C8445E" w:rsidRPr="00C8445E">
        <w:rPr>
          <w:rFonts w:eastAsia="Times New Roman"/>
          <w:i/>
          <w:iCs/>
          <w:lang w:eastAsia="en-GB"/>
        </w:rPr>
        <w:t xml:space="preserve">"Whom is at the </w:t>
      </w:r>
      <w:proofErr w:type="spellStart"/>
      <w:r w:rsidR="00C8445E" w:rsidRPr="00C8445E">
        <w:rPr>
          <w:rFonts w:eastAsia="Times New Roman"/>
          <w:i/>
          <w:iCs/>
          <w:lang w:eastAsia="en-GB"/>
        </w:rPr>
        <w:t>dore</w:t>
      </w:r>
      <w:proofErr w:type="spellEnd"/>
      <w:r w:rsidR="00C8445E" w:rsidRPr="00C8445E">
        <w:rPr>
          <w:rFonts w:eastAsia="Times New Roman"/>
          <w:i/>
          <w:iCs/>
          <w:lang w:eastAsia="en-GB"/>
        </w:rPr>
        <w:t>?"</w:t>
      </w:r>
      <w:r w:rsidR="00C8445E" w:rsidRPr="00C8445E">
        <w:rPr>
          <w:rFonts w:eastAsia="Times New Roman"/>
          <w:lang w:eastAsia="en-GB"/>
        </w:rPr>
        <w:t xml:space="preserve">, but then we aren't computers are we? </w:t>
      </w:r>
      <w:proofErr w:type="gramStart"/>
      <w:r w:rsidR="00C8445E" w:rsidRPr="00C8445E">
        <w:rPr>
          <w:rFonts w:eastAsia="Times New Roman"/>
          <w:lang w:eastAsia="en-GB"/>
        </w:rPr>
        <w:t>So</w:t>
      </w:r>
      <w:proofErr w:type="gramEnd"/>
      <w:r w:rsidR="00C8445E" w:rsidRPr="00C8445E">
        <w:rPr>
          <w:rFonts w:eastAsia="Times New Roman"/>
          <w:lang w:eastAsia="en-GB"/>
        </w:rPr>
        <w:t xml:space="preserve"> I maintain that if you can learn even a smattering of a foreign language, you can learn the basics of Python! </w:t>
      </w:r>
    </w:p>
    <w:p w14:paraId="21887765" w14:textId="2927372B" w:rsidR="00C8445E" w:rsidRPr="00C8445E" w:rsidRDefault="00C8445E" w:rsidP="00C8445E">
      <w:pPr>
        <w:rPr>
          <w:rFonts w:eastAsia="Times New Roman"/>
          <w:lang w:eastAsia="en-GB"/>
        </w:rPr>
      </w:pPr>
      <w:r w:rsidRPr="00C8445E">
        <w:rPr>
          <w:rFonts w:eastAsia="Times New Roman"/>
          <w:lang w:eastAsia="en-GB"/>
        </w:rPr>
        <w:t xml:space="preserve">HOWEVER, learning to order your thoughts in </w:t>
      </w:r>
      <w:r w:rsidR="002E0DD9">
        <w:rPr>
          <w:rFonts w:eastAsia="Times New Roman"/>
          <w:lang w:eastAsia="en-GB"/>
        </w:rPr>
        <w:t xml:space="preserve">a </w:t>
      </w:r>
      <w:r w:rsidRPr="00C8445E">
        <w:rPr>
          <w:rFonts w:eastAsia="Times New Roman"/>
          <w:lang w:eastAsia="en-GB"/>
        </w:rPr>
        <w:t xml:space="preserve">way </w:t>
      </w:r>
      <w:r w:rsidR="002E0DD9">
        <w:rPr>
          <w:rFonts w:eastAsia="Times New Roman"/>
          <w:lang w:eastAsia="en-GB"/>
        </w:rPr>
        <w:t xml:space="preserve">that is necessary </w:t>
      </w:r>
      <w:r w:rsidRPr="00C8445E">
        <w:rPr>
          <w:rFonts w:eastAsia="Times New Roman"/>
          <w:lang w:eastAsia="en-GB"/>
        </w:rPr>
        <w:t xml:space="preserve">to write functional code is really, </w:t>
      </w:r>
      <w:proofErr w:type="gramStart"/>
      <w:r w:rsidRPr="00C8445E">
        <w:rPr>
          <w:rFonts w:eastAsia="Times New Roman"/>
          <w:lang w:eastAsia="en-GB"/>
        </w:rPr>
        <w:t>really hard</w:t>
      </w:r>
      <w:proofErr w:type="gramEnd"/>
      <w:r w:rsidRPr="00C8445E">
        <w:rPr>
          <w:rFonts w:eastAsia="Times New Roman"/>
          <w:lang w:eastAsia="en-GB"/>
        </w:rPr>
        <w:t xml:space="preserve">! Anything you want to do has to be split up into simple instructions that can, in the </w:t>
      </w:r>
      <w:r w:rsidRPr="00C8445E">
        <w:rPr>
          <w:rFonts w:eastAsia="Times New Roman"/>
          <w:lang w:eastAsia="en-GB"/>
        </w:rPr>
        <w:lastRenderedPageBreak/>
        <w:t>simplest case, just be</w:t>
      </w:r>
      <w:r w:rsidR="002E0DD9">
        <w:rPr>
          <w:rFonts w:eastAsia="Times New Roman"/>
          <w:lang w:eastAsia="en-GB"/>
        </w:rPr>
        <w:t xml:space="preserve"> </w:t>
      </w:r>
      <w:r w:rsidRPr="00C8445E">
        <w:rPr>
          <w:rFonts w:eastAsia="Times New Roman"/>
          <w:lang w:eastAsia="en-GB"/>
        </w:rPr>
        <w:t>executed sequentially, or, much more interesting and usefully, repeated constantly until something useful changes and/or only executed if something useful has just happened. I simplify somewhat but that's about the gist of it.</w:t>
      </w:r>
    </w:p>
    <w:p w14:paraId="0BFF1B85" w14:textId="56023897" w:rsidR="008C506D" w:rsidRDefault="00E8275C" w:rsidP="00C8445E">
      <w:pPr>
        <w:rPr>
          <w:rFonts w:eastAsia="Times New Roman"/>
          <w:lang w:eastAsia="en-GB"/>
        </w:rPr>
      </w:pPr>
      <w:r w:rsidRPr="00E8275C">
        <w:rPr>
          <w:rFonts w:eastAsia="Times New Roman"/>
          <w:noProof/>
          <w:lang w:eastAsia="en-GB"/>
        </w:rPr>
        <mc:AlternateContent>
          <mc:Choice Requires="wps">
            <w:drawing>
              <wp:anchor distT="45720" distB="45720" distL="114300" distR="114300" simplePos="0" relativeHeight="251700224" behindDoc="0" locked="0" layoutInCell="1" allowOverlap="1" wp14:anchorId="487ACAD2" wp14:editId="1A7DF40B">
                <wp:simplePos x="0" y="0"/>
                <wp:positionH relativeFrom="margin">
                  <wp:align>right</wp:align>
                </wp:positionH>
                <wp:positionV relativeFrom="paragraph">
                  <wp:posOffset>1177925</wp:posOffset>
                </wp:positionV>
                <wp:extent cx="5715000" cy="1404620"/>
                <wp:effectExtent l="0" t="0" r="19050" b="1016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accent2">
                            <a:lumMod val="20000"/>
                            <a:lumOff val="80000"/>
                          </a:schemeClr>
                        </a:solidFill>
                        <a:ln w="19050">
                          <a:solidFill>
                            <a:srgbClr val="C00000"/>
                          </a:solidFill>
                          <a:miter lim="800000"/>
                          <a:headEnd/>
                          <a:tailEnd/>
                        </a:ln>
                      </wps:spPr>
                      <wps:txbx>
                        <w:txbxContent>
                          <w:p w14:paraId="0E4E1F0B" w14:textId="3E2080BB" w:rsidR="00607A0E" w:rsidRDefault="00607A0E">
                            <w:r>
                              <w:t xml:space="preserve">In the rare even you see a box like this it will contain </w:t>
                            </w:r>
                            <w:proofErr w:type="gramStart"/>
                            <w:r>
                              <w:t>REALLY advanced</w:t>
                            </w:r>
                            <w:proofErr w:type="gramEnd"/>
                            <w:r>
                              <w:t xml:space="preserve"> concepts. Don’t go there unless you’ve had an excellent breakfast and have lots of coffee on hand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7ACAD2" id="_x0000_t202" coordsize="21600,21600" o:spt="202" path="m,l,21600r21600,l21600,xe">
                <v:stroke joinstyle="miter"/>
                <v:path gradientshapeok="t" o:connecttype="rect"/>
              </v:shapetype>
              <v:shape id="Text Box 2" o:spid="_x0000_s1026" type="#_x0000_t202" style="position:absolute;margin-left:398.8pt;margin-top:92.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" fillcolor="#f2dbdb [661]" strokecolor="#c00000" strokeweight="1.5pt">
                <v:textbox style="mso-fit-shape-to-text:t">
                  <w:txbxContent>
                    <w:p w14:paraId="0E4E1F0B" w14:textId="3E2080BB" w:rsidR="00607A0E" w:rsidRDefault="00607A0E">
                      <w:r>
                        <w:t xml:space="preserve">In the rare even you see a box like this it will contain </w:t>
                      </w:r>
                      <w:proofErr w:type="gramStart"/>
                      <w:r>
                        <w:t>REALLY advanced</w:t>
                      </w:r>
                      <w:proofErr w:type="gramEnd"/>
                      <w:r>
                        <w:t xml:space="preserve"> concepts. Don’t go there unless you’ve had an excellent breakfast and have lots of coffee on hand</w:t>
                      </w:r>
                    </w:p>
                  </w:txbxContent>
                </v:textbox>
                <w10:wrap type="topAndBottom" anchorx="margin"/>
              </v:shape>
            </w:pict>
          </mc:Fallback>
        </mc:AlternateContent>
      </w:r>
      <w:r w:rsidR="00C8445E" w:rsidRPr="00C8445E">
        <w:rPr>
          <w:rFonts w:eastAsia="Times New Roman"/>
          <w:lang w:eastAsia="en-GB"/>
        </w:rPr>
        <w:t>SO, learning the syntax and grammar of Python is simple - learning to take a problem, turn it into a sequence of logical steps, loops and forks is not. Good luck!</w:t>
      </w:r>
      <w:r w:rsidR="006340CB" w:rsidRPr="006340CB">
        <w:rPr>
          <w:rFonts w:eastAsia="Times New Roman"/>
          <w:noProof/>
          <w:lang w:eastAsia="en-GB"/>
        </w:rPr>
        <mc:AlternateContent>
          <mc:Choice Requires="wps">
            <w:drawing>
              <wp:anchor distT="45720" distB="45720" distL="114300" distR="114300" simplePos="0" relativeHeight="251696128" behindDoc="0" locked="0" layoutInCell="1" allowOverlap="1" wp14:anchorId="38B13FE2" wp14:editId="65A1A274">
                <wp:simplePos x="0" y="0"/>
                <wp:positionH relativeFrom="margin">
                  <wp:align>right</wp:align>
                </wp:positionH>
                <wp:positionV relativeFrom="paragraph">
                  <wp:posOffset>470535</wp:posOffset>
                </wp:positionV>
                <wp:extent cx="5705475" cy="1404620"/>
                <wp:effectExtent l="0" t="0" r="28575" b="1016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chemeClr val="accent1">
                            <a:lumMod val="20000"/>
                            <a:lumOff val="80000"/>
                          </a:schemeClr>
                        </a:solidFill>
                        <a:ln w="19050">
                          <a:solidFill>
                            <a:srgbClr val="0070C0"/>
                          </a:solidFill>
                          <a:miter lim="800000"/>
                          <a:headEnd/>
                          <a:tailEnd/>
                        </a:ln>
                      </wps:spPr>
                      <wps:txbx>
                        <w:txbxContent>
                          <w:p w14:paraId="1C3986FB" w14:textId="28CAEDE9" w:rsidR="00607A0E" w:rsidRDefault="00607A0E">
                            <w:r>
                              <w:t>NOTE, as you read through, you’ll come across blue boxes like this. These usually contain extra, more advanced material that you can probably skip or skim through on a first reading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13FE2" id="_x0000_s1027" type="#_x0000_t202" style="position:absolute;margin-left:398.05pt;margin-top:37.05pt;width:449.25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" fillcolor="#dbe5f1 [660]" strokecolor="#0070c0" strokeweight="1.5pt">
                <v:textbox style="mso-fit-shape-to-text:t">
                  <w:txbxContent>
                    <w:p w14:paraId="1C3986FB" w14:textId="28CAEDE9" w:rsidR="00607A0E" w:rsidRDefault="00607A0E">
                      <w:r>
                        <w:t>NOTE, as you read through, you’ll come across blue boxes like this. These usually contain extra, more advanced material that you can probably skip or skim through on a first reading</w:t>
                      </w:r>
                    </w:p>
                  </w:txbxContent>
                </v:textbox>
                <w10:wrap type="topAndBottom" anchorx="margin"/>
              </v:shape>
            </w:pict>
          </mc:Fallback>
        </mc:AlternateContent>
      </w:r>
    </w:p>
    <w:p w14:paraId="0B24B07D" w14:textId="74A2E91F" w:rsidR="00831327" w:rsidRDefault="006340CB" w:rsidP="00C8445E">
      <w:pPr>
        <w:rPr>
          <w:rFonts w:eastAsia="Times New Roman"/>
          <w:lang w:eastAsia="en-GB"/>
        </w:rPr>
      </w:pPr>
      <w:r>
        <w:rPr>
          <w:rFonts w:eastAsia="Times New Roman"/>
          <w:lang w:eastAsia="en-GB"/>
        </w:rPr>
        <w:t>You’ll also see boxes like this:</w:t>
      </w:r>
    </w:p>
    <w:p w14:paraId="5F3554ED" w14:textId="77777777" w:rsidR="006340CB" w:rsidRDefault="006340CB" w:rsidP="006340C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3534610"/>
      </w:pPr>
      <w:r>
        <w:rPr>
          <w:color w:val="660066"/>
        </w:rPr>
        <w:t>Python</w:t>
      </w:r>
      <w:r>
        <w:rPr>
          <w:color w:val="000000"/>
        </w:rPr>
        <w:t xml:space="preserve"> </w:t>
      </w:r>
      <w:r>
        <w:rPr>
          <w:color w:val="666600"/>
        </w:rPr>
        <w:t>=</w:t>
      </w:r>
      <w:r>
        <w:rPr>
          <w:color w:val="000000"/>
        </w:rPr>
        <w:t xml:space="preserve"> </w:t>
      </w:r>
      <w:r>
        <w:rPr>
          <w:color w:val="666600"/>
        </w:rPr>
        <w:t>‘</w:t>
      </w:r>
      <w:r>
        <w:rPr>
          <w:color w:val="000000"/>
        </w:rPr>
        <w:t>easy</w:t>
      </w:r>
      <w:r>
        <w:rPr>
          <w:color w:val="666600"/>
        </w:rPr>
        <w:t>’</w:t>
      </w:r>
    </w:p>
    <w:p w14:paraId="096A6538" w14:textId="77777777" w:rsidR="00AC7CAA" w:rsidRDefault="00AC7CAA" w:rsidP="00AC7CAA">
      <w:pPr>
        <w:keepNext/>
        <w:framePr w:w="8971" w:h="6556" w:hSpace="180" w:wrap="around" w:vAnchor="text" w:hAnchor="page" w:x="1366" w:y="2713"/>
      </w:pPr>
      <w:r>
        <w:rPr>
          <w:rFonts w:eastAsia="Times New Roman"/>
          <w:noProof/>
          <w:lang w:eastAsia="en-GB"/>
        </w:rPr>
        <w:drawing>
          <wp:inline distT="0" distB="0" distL="0" distR="0" wp14:anchorId="3C7A8AFA" wp14:editId="3CA50271">
            <wp:extent cx="5696585" cy="37344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conda-shel-python.png"/>
                    <pic:cNvPicPr/>
                  </pic:nvPicPr>
                  <pic:blipFill>
                    <a:blip r:embed="rId8">
                      <a:extLst>
                        <a:ext uri="{28A0092B-C50C-407E-A947-70E740481C1C}">
                          <a14:useLocalDpi xmlns:a14="http://schemas.microsoft.com/office/drawing/2010/main" val="0"/>
                        </a:ext>
                      </a:extLst>
                    </a:blip>
                    <a:stretch>
                      <a:fillRect/>
                    </a:stretch>
                  </pic:blipFill>
                  <pic:spPr>
                    <a:xfrm>
                      <a:off x="0" y="0"/>
                      <a:ext cx="5696585" cy="3734400"/>
                    </a:xfrm>
                    <a:prstGeom prst="rect">
                      <a:avLst/>
                    </a:prstGeom>
                  </pic:spPr>
                </pic:pic>
              </a:graphicData>
            </a:graphic>
          </wp:inline>
        </w:drawing>
      </w:r>
    </w:p>
    <w:p w14:paraId="51B9D602" w14:textId="411BE240" w:rsidR="00AC7CAA" w:rsidRDefault="00AC7CAA" w:rsidP="00AC7CAA">
      <w:pPr>
        <w:pStyle w:val="Caption"/>
        <w:framePr w:w="8971" w:h="6556" w:hSpace="180" w:wrap="around" w:vAnchor="text" w:hAnchor="page" w:x="1366" w:y="2713"/>
      </w:pPr>
      <w:bookmarkStart w:id="0" w:name="_Ref4751743"/>
      <w:r>
        <w:t xml:space="preserve">Figure </w:t>
      </w:r>
      <w:fldSimple w:instr=" SEQ Figure \* ARABIC ">
        <w:r w:rsidR="00236E07">
          <w:rPr>
            <w:noProof/>
          </w:rPr>
          <w:t>1</w:t>
        </w:r>
      </w:fldSimple>
      <w:bookmarkEnd w:id="0"/>
      <w:r w:rsidRPr="007955B3">
        <w:t>: Python 'shell' running in an Anaconda Prompt – this is green your</w:t>
      </w:r>
      <w:r>
        <w:t>s</w:t>
      </w:r>
      <w:r w:rsidRPr="007955B3">
        <w:t xml:space="preserve"> may well be white text on a black background</w:t>
      </w:r>
      <w:r>
        <w:t>:</w:t>
      </w:r>
    </w:p>
    <w:p w14:paraId="367A1E29" w14:textId="3CFA9918" w:rsidR="008C506D" w:rsidRDefault="006340CB" w:rsidP="00E8275C">
      <w:pPr>
        <w:rPr>
          <w:rFonts w:eastAsia="Times New Roman"/>
          <w:lang w:eastAsia="en-GB"/>
        </w:rPr>
      </w:pPr>
      <w:r>
        <w:rPr>
          <w:color w:val="000000"/>
        </w:rPr>
        <w:t>These contain snippets of Python code. Sometimes they stand on their own and sometimes they may contain several lines including the Python prompt (&gt;&gt;&gt;). Just ignore the line numbers.</w:t>
      </w:r>
      <w:r w:rsidR="008C506D">
        <w:rPr>
          <w:rFonts w:eastAsia="Times New Roman"/>
          <w:lang w:eastAsia="en-GB"/>
        </w:rPr>
        <w:t xml:space="preserve"> You might like to have a Jupyter Notebook </w:t>
      </w:r>
      <w:r w:rsidR="00BE1326">
        <w:rPr>
          <w:rFonts w:eastAsia="Times New Roman"/>
          <w:lang w:eastAsia="en-GB"/>
        </w:rPr>
        <w:fldChar w:fldCharType="begin"/>
      </w:r>
      <w:r w:rsidR="00BE1326">
        <w:rPr>
          <w:rFonts w:eastAsia="Times New Roman"/>
          <w:lang w:eastAsia="en-GB"/>
        </w:rPr>
        <w:instrText xml:space="preserve"> ADDIN ZOTERO_ITEM CSL_CITATION {"citationID":"zZooEzJw","properties":{"formattedCitation":"(Jupyter Notebooks, n.d.)","plainCitation":"(Jupyter Notebooks, n.d.)","noteIndex":0},"citationItems":[{"id":957,"uris":["http://zotero.org/users/4680/items/T9ZGZ5HH"],"uri":["http://zotero.org/users/4680/items/T9ZGZ5HH"],"itemData":{"id":957,"type":"webpage","title":"The Jupyter Notebook — Jupyter Notebook 5.7.6 documentation","URL":"https://jupyter-notebook.readthedocs.io/en/stable/notebook.html","author":[{"family":"Jupyter Notebooks","given":""}],"accessed":{"date-parts":[["2019",3,13]]}}}],"schema":"https://github.com/citation-style-language/schema/raw/master/csl-citation.json"} </w:instrText>
      </w:r>
      <w:r w:rsidR="00BE1326">
        <w:rPr>
          <w:rFonts w:eastAsia="Times New Roman"/>
          <w:lang w:eastAsia="en-GB"/>
        </w:rPr>
        <w:fldChar w:fldCharType="separate"/>
      </w:r>
      <w:r w:rsidR="00BE1326" w:rsidRPr="00BE1326">
        <w:rPr>
          <w:rFonts w:cs="Calibri"/>
        </w:rPr>
        <w:t>(Jupyter Notebooks, n.d.)</w:t>
      </w:r>
      <w:r w:rsidR="00BE1326">
        <w:rPr>
          <w:rFonts w:eastAsia="Times New Roman"/>
          <w:lang w:eastAsia="en-GB"/>
        </w:rPr>
        <w:fldChar w:fldCharType="end"/>
      </w:r>
      <w:r w:rsidR="00BE1326">
        <w:rPr>
          <w:rFonts w:eastAsia="Times New Roman"/>
          <w:lang w:eastAsia="en-GB"/>
        </w:rPr>
        <w:t xml:space="preserve"> </w:t>
      </w:r>
      <w:r w:rsidR="008C506D">
        <w:rPr>
          <w:rFonts w:eastAsia="Times New Roman"/>
          <w:lang w:eastAsia="en-GB"/>
        </w:rPr>
        <w:t>open, or an ‘Anaconda Prompt’ running a Python shell – or any other Python shell – to try things out as we go along.</w:t>
      </w:r>
      <w:r w:rsidR="003D09EA">
        <w:rPr>
          <w:rFonts w:eastAsia="Times New Roman"/>
          <w:lang w:eastAsia="en-GB"/>
        </w:rPr>
        <w:t xml:space="preserve"> </w:t>
      </w:r>
      <w:r w:rsidR="00C214C1">
        <w:rPr>
          <w:rFonts w:eastAsia="Times New Roman"/>
          <w:lang w:eastAsia="en-GB"/>
        </w:rPr>
        <w:fldChar w:fldCharType="begin"/>
      </w:r>
      <w:r w:rsidR="00C214C1">
        <w:rPr>
          <w:rFonts w:eastAsia="Times New Roman"/>
          <w:lang w:eastAsia="en-GB"/>
        </w:rPr>
        <w:instrText xml:space="preserve"> REF _Ref4751743 \h </w:instrText>
      </w:r>
      <w:r w:rsidR="00C214C1">
        <w:rPr>
          <w:rFonts w:eastAsia="Times New Roman"/>
          <w:lang w:eastAsia="en-GB"/>
        </w:rPr>
      </w:r>
      <w:r w:rsidR="00C214C1">
        <w:rPr>
          <w:rFonts w:eastAsia="Times New Roman"/>
          <w:lang w:eastAsia="en-GB"/>
        </w:rPr>
        <w:fldChar w:fldCharType="separate"/>
      </w:r>
      <w:r w:rsidR="00C214C1">
        <w:t xml:space="preserve">Figure </w:t>
      </w:r>
      <w:r w:rsidR="00C214C1">
        <w:rPr>
          <w:noProof/>
        </w:rPr>
        <w:t>1</w:t>
      </w:r>
      <w:r w:rsidR="00C214C1">
        <w:rPr>
          <w:rFonts w:eastAsia="Times New Roman"/>
          <w:lang w:eastAsia="en-GB"/>
        </w:rPr>
        <w:fldChar w:fldCharType="end"/>
      </w:r>
      <w:r w:rsidR="00C214C1">
        <w:rPr>
          <w:rFonts w:eastAsia="Times New Roman"/>
          <w:lang w:eastAsia="en-GB"/>
        </w:rPr>
        <w:t xml:space="preserve"> </w:t>
      </w:r>
      <w:r w:rsidR="003D09EA">
        <w:rPr>
          <w:rFonts w:eastAsia="Times New Roman"/>
          <w:lang w:eastAsia="en-GB"/>
        </w:rPr>
        <w:t>shows Python running in an Anaconda Prompt – when you run Python you will get a ‘&gt;&gt;&gt;’ prompt that</w:t>
      </w:r>
      <w:r>
        <w:rPr>
          <w:rFonts w:eastAsia="Times New Roman"/>
          <w:lang w:eastAsia="en-GB"/>
        </w:rPr>
        <w:t xml:space="preserve"> </w:t>
      </w:r>
      <w:r w:rsidR="003D09EA">
        <w:rPr>
          <w:rFonts w:eastAsia="Times New Roman"/>
          <w:lang w:eastAsia="en-GB"/>
        </w:rPr>
        <w:t xml:space="preserve">tells you Python is running and ready to take input from the keyboard. This allows you to run single Python commands interactively. Later when we come on to coding, you will be creating a list, or ‘script’, of commands in some form of editor (most probably a </w:t>
      </w:r>
      <w:proofErr w:type="spellStart"/>
      <w:r w:rsidR="003D09EA">
        <w:rPr>
          <w:rFonts w:eastAsia="Times New Roman"/>
          <w:lang w:eastAsia="en-GB"/>
        </w:rPr>
        <w:t>Jupyter</w:t>
      </w:r>
      <w:proofErr w:type="spellEnd"/>
      <w:r w:rsidR="003D09EA">
        <w:rPr>
          <w:rFonts w:eastAsia="Times New Roman"/>
          <w:lang w:eastAsia="en-GB"/>
        </w:rPr>
        <w:t xml:space="preserve"> Notebook’</w:t>
      </w:r>
      <w:r w:rsidR="00AC7CAA">
        <w:rPr>
          <w:rFonts w:eastAsia="Times New Roman"/>
          <w:lang w:eastAsia="en-GB"/>
        </w:rPr>
        <w:t>)</w:t>
      </w:r>
      <w:r w:rsidR="003D09EA">
        <w:rPr>
          <w:rFonts w:eastAsia="Times New Roman"/>
          <w:lang w:eastAsia="en-GB"/>
        </w:rPr>
        <w:t xml:space="preserve"> which you can then ‘run’.</w:t>
      </w:r>
    </w:p>
    <w:p w14:paraId="60C07287" w14:textId="21F21864" w:rsidR="0017782B" w:rsidRDefault="0017782B" w:rsidP="0017782B">
      <w:pPr>
        <w:keepNext/>
      </w:pPr>
    </w:p>
    <w:p w14:paraId="53D089F2" w14:textId="766FB8B7" w:rsidR="00491472" w:rsidRDefault="00491472" w:rsidP="00491472">
      <w:pPr>
        <w:rPr>
          <w:ins w:id="1" w:author="John Palmer" w:date="2019-05-30T16:13:00Z"/>
        </w:rPr>
      </w:pPr>
      <w:r>
        <w:t xml:space="preserve">The first part of this document will look at </w:t>
      </w:r>
      <w:r w:rsidR="003D09EA">
        <w:t>basic Python</w:t>
      </w:r>
      <w:r>
        <w:t xml:space="preserve"> statements an</w:t>
      </w:r>
      <w:r w:rsidR="006256A3">
        <w:t xml:space="preserve">d simple data types. From section </w:t>
      </w:r>
      <w:r w:rsidR="006256A3">
        <w:fldChar w:fldCharType="begin"/>
      </w:r>
      <w:r w:rsidR="006256A3">
        <w:instrText xml:space="preserve"> REF _Ref4091252 \w \h </w:instrText>
      </w:r>
      <w:r w:rsidR="006256A3">
        <w:fldChar w:fldCharType="separate"/>
      </w:r>
      <w:r w:rsidR="005C6001">
        <w:t>4</w:t>
      </w:r>
      <w:r w:rsidR="006256A3">
        <w:fldChar w:fldCharType="end"/>
      </w:r>
      <w:r w:rsidR="006256A3">
        <w:t xml:space="preserve">, </w:t>
      </w:r>
      <w:r w:rsidR="006256A3">
        <w:fldChar w:fldCharType="begin"/>
      </w:r>
      <w:r w:rsidR="006256A3">
        <w:instrText xml:space="preserve"> REF _Ref4091252 \h </w:instrText>
      </w:r>
      <w:r w:rsidR="006256A3">
        <w:fldChar w:fldCharType="separate"/>
      </w:r>
      <w:r w:rsidR="005C6001">
        <w:t>Coding</w:t>
      </w:r>
      <w:r w:rsidR="006256A3">
        <w:fldChar w:fldCharType="end"/>
      </w:r>
      <w:r w:rsidR="006256A3">
        <w:t xml:space="preserve">  we’ll get into programming and more advanced Python.</w:t>
      </w:r>
    </w:p>
    <w:p w14:paraId="370E2DFB" w14:textId="4E6310BE" w:rsidR="002400FF" w:rsidRDefault="002400FF" w:rsidP="00491472">
      <w:pPr>
        <w:rPr>
          <w:ins w:id="2" w:author="John Palmer" w:date="2019-05-30T16:13:00Z"/>
        </w:rPr>
      </w:pPr>
    </w:p>
    <w:p w14:paraId="498620FD" w14:textId="03139976" w:rsidR="002400FF" w:rsidRDefault="002400FF" w:rsidP="00491472">
      <w:ins w:id="3" w:author="John Palmer" w:date="2019-05-30T16:13:00Z">
        <w:r>
          <w:t>Just a final point: we’ll be talking about Python 3.x.  You can still use Python 2.x but there are some diffe</w:t>
        </w:r>
      </w:ins>
      <w:ins w:id="4" w:author="John Palmer" w:date="2019-05-30T16:14:00Z">
        <w:r>
          <w:t>rences – so be warned!</w:t>
        </w:r>
      </w:ins>
    </w:p>
    <w:p w14:paraId="72373A14" w14:textId="52831559" w:rsidR="00253A58" w:rsidRDefault="00253A58"/>
    <w:p w14:paraId="1C7C0C5C" w14:textId="353F5B64" w:rsidR="00AC7CAA" w:rsidRDefault="00AC7CAA">
      <w:r>
        <w:br w:type="page"/>
      </w:r>
    </w:p>
    <w:p w14:paraId="5AA1D116" w14:textId="77777777" w:rsidR="00A81E96" w:rsidRPr="00491472" w:rsidRDefault="00A81E96" w:rsidP="00491472"/>
    <w:p w14:paraId="64933E80" w14:textId="77777777" w:rsidR="00624374" w:rsidRPr="00624374" w:rsidRDefault="002E0DD9" w:rsidP="0014694B">
      <w:pPr>
        <w:pStyle w:val="Heading1"/>
        <w:spacing w:before="192" w:after="192"/>
        <w:rPr>
          <w:rFonts w:ascii="Calibri" w:eastAsia="Times New Roman" w:hAnsi="Calibri" w:cs="Helvetica"/>
          <w:color w:val="333333"/>
          <w:lang w:eastAsia="en-GB"/>
        </w:rPr>
      </w:pPr>
      <w:r w:rsidRPr="00624374">
        <w:rPr>
          <w:rFonts w:eastAsia="Times New Roman"/>
          <w:lang w:eastAsia="en-GB"/>
        </w:rPr>
        <w:t xml:space="preserve">Storing things in the computer </w:t>
      </w:r>
    </w:p>
    <w:p w14:paraId="20CC2205" w14:textId="5C773759" w:rsidR="006C7FAC" w:rsidRPr="00624374" w:rsidRDefault="00C8445E" w:rsidP="00624374">
      <w:pPr>
        <w:rPr>
          <w:rFonts w:eastAsia="Times New Roman"/>
          <w:lang w:eastAsia="en-GB"/>
        </w:rPr>
      </w:pPr>
      <w:r w:rsidRPr="00C8445E">
        <w:rPr>
          <w:rFonts w:eastAsia="Times New Roman"/>
          <w:lang w:eastAsia="en-GB"/>
        </w:rPr>
        <w:t>At its most basic, a computer</w:t>
      </w:r>
      <w:r w:rsidR="006C7FAC" w:rsidRPr="00624374">
        <w:rPr>
          <w:rFonts w:eastAsia="Times New Roman"/>
          <w:lang w:eastAsia="en-GB"/>
        </w:rPr>
        <w:t>:</w:t>
      </w:r>
      <w:r w:rsidRPr="00C8445E">
        <w:rPr>
          <w:rFonts w:eastAsia="Times New Roman"/>
          <w:lang w:eastAsia="en-GB"/>
        </w:rPr>
        <w:t xml:space="preserve"> </w:t>
      </w:r>
    </w:p>
    <w:p w14:paraId="6667FE99" w14:textId="37594E6D" w:rsidR="006C7FAC" w:rsidRPr="006C7FAC" w:rsidRDefault="006C7FAC" w:rsidP="00884982">
      <w:pPr>
        <w:pStyle w:val="ListParagraph"/>
        <w:numPr>
          <w:ilvl w:val="0"/>
          <w:numId w:val="7"/>
        </w:numPr>
        <w:spacing w:before="192" w:after="192"/>
        <w:rPr>
          <w:rFonts w:eastAsia="Times New Roman" w:cs="Helvetica"/>
          <w:color w:val="333333"/>
          <w:lang w:eastAsia="en-GB"/>
        </w:rPr>
      </w:pPr>
      <w:r w:rsidRPr="006C7FAC">
        <w:rPr>
          <w:rFonts w:eastAsia="Times New Roman" w:cs="Helvetica"/>
          <w:color w:val="333333"/>
          <w:lang w:eastAsia="en-GB"/>
        </w:rPr>
        <w:t>get</w:t>
      </w:r>
      <w:r>
        <w:rPr>
          <w:rFonts w:eastAsia="Times New Roman" w:cs="Helvetica"/>
          <w:color w:val="333333"/>
          <w:lang w:eastAsia="en-GB"/>
        </w:rPr>
        <w:t>s</w:t>
      </w:r>
      <w:r w:rsidRPr="006C7FAC">
        <w:rPr>
          <w:rFonts w:eastAsia="Times New Roman" w:cs="Helvetica"/>
          <w:color w:val="333333"/>
          <w:lang w:eastAsia="en-GB"/>
        </w:rPr>
        <w:t xml:space="preserve"> values in from the outside world (input)</w:t>
      </w:r>
    </w:p>
    <w:p w14:paraId="7E72DB7A" w14:textId="1AF54166" w:rsidR="006C7FAC" w:rsidRPr="006C7FAC" w:rsidRDefault="006C7FAC" w:rsidP="00884982">
      <w:pPr>
        <w:pStyle w:val="ListParagraph"/>
        <w:numPr>
          <w:ilvl w:val="0"/>
          <w:numId w:val="7"/>
        </w:numPr>
        <w:spacing w:before="192" w:after="192"/>
        <w:rPr>
          <w:rFonts w:eastAsia="Times New Roman" w:cs="Helvetica"/>
          <w:color w:val="333333"/>
          <w:lang w:eastAsia="en-GB"/>
        </w:rPr>
      </w:pPr>
      <w:r w:rsidRPr="006C7FAC">
        <w:rPr>
          <w:rFonts w:eastAsia="Times New Roman" w:cs="Helvetica"/>
          <w:color w:val="333333"/>
          <w:lang w:eastAsia="en-GB"/>
        </w:rPr>
        <w:t>stores the values (numbers, characters, words etc.) in specific locations in its core</w:t>
      </w:r>
    </w:p>
    <w:p w14:paraId="4DDA9CE7" w14:textId="3B78211F" w:rsidR="006C7FAC" w:rsidRPr="006C7FAC" w:rsidRDefault="006C7FAC" w:rsidP="00884982">
      <w:pPr>
        <w:pStyle w:val="ListParagraph"/>
        <w:numPr>
          <w:ilvl w:val="0"/>
          <w:numId w:val="7"/>
        </w:numPr>
        <w:spacing w:before="192" w:after="192"/>
        <w:rPr>
          <w:rFonts w:eastAsia="Times New Roman" w:cs="Helvetica"/>
          <w:color w:val="333333"/>
          <w:lang w:eastAsia="en-GB"/>
        </w:rPr>
      </w:pPr>
      <w:r w:rsidRPr="006C7FAC">
        <w:rPr>
          <w:rFonts w:eastAsia="Times New Roman" w:cs="Helvetica"/>
          <w:color w:val="333333"/>
          <w:lang w:eastAsia="en-GB"/>
        </w:rPr>
        <w:t xml:space="preserve">manipulates these values in some way </w:t>
      </w:r>
    </w:p>
    <w:p w14:paraId="0A9B88B1" w14:textId="77530D59" w:rsidR="006C7FAC" w:rsidRPr="006C7FAC" w:rsidRDefault="006C7FAC" w:rsidP="00884982">
      <w:pPr>
        <w:pStyle w:val="ListParagraph"/>
        <w:numPr>
          <w:ilvl w:val="0"/>
          <w:numId w:val="7"/>
        </w:numPr>
        <w:spacing w:before="192" w:after="192"/>
        <w:rPr>
          <w:rFonts w:eastAsia="Times New Roman" w:cs="Helvetica"/>
          <w:color w:val="333333"/>
          <w:lang w:eastAsia="en-GB"/>
        </w:rPr>
      </w:pPr>
      <w:r w:rsidRPr="006C7FAC">
        <w:rPr>
          <w:rFonts w:eastAsia="Times New Roman" w:cs="Helvetica"/>
          <w:color w:val="333333"/>
          <w:lang w:eastAsia="en-GB"/>
        </w:rPr>
        <w:t>moves the resultant values to other storage locations</w:t>
      </w:r>
    </w:p>
    <w:p w14:paraId="4833F622" w14:textId="23E9F0C0" w:rsidR="006C7FAC" w:rsidRPr="006C7FAC" w:rsidRDefault="006C7FAC" w:rsidP="00884982">
      <w:pPr>
        <w:pStyle w:val="ListParagraph"/>
        <w:numPr>
          <w:ilvl w:val="0"/>
          <w:numId w:val="7"/>
        </w:numPr>
        <w:spacing w:before="192" w:after="192"/>
        <w:rPr>
          <w:rFonts w:eastAsia="Times New Roman" w:cs="Helvetica"/>
          <w:color w:val="333333"/>
          <w:lang w:eastAsia="en-GB"/>
        </w:rPr>
      </w:pPr>
      <w:r w:rsidRPr="006C7FAC">
        <w:rPr>
          <w:rFonts w:eastAsia="Times New Roman" w:cs="Helvetica"/>
          <w:color w:val="333333"/>
          <w:lang w:eastAsia="en-GB"/>
        </w:rPr>
        <w:t>gets values out to the outside world (output)</w:t>
      </w:r>
    </w:p>
    <w:p w14:paraId="0FAD4FE6" w14:textId="3AB231E0" w:rsidR="006C7FAC" w:rsidRPr="006C7FAC" w:rsidRDefault="006C7FAC" w:rsidP="006C7FAC">
      <w:pPr>
        <w:spacing w:before="192" w:after="192"/>
        <w:rPr>
          <w:rFonts w:eastAsia="Times New Roman" w:cs="Helvetica"/>
          <w:color w:val="333333"/>
          <w:lang w:eastAsia="en-GB"/>
        </w:rPr>
      </w:pPr>
      <w:r w:rsidRPr="006C7FAC">
        <w:rPr>
          <w:rFonts w:eastAsia="Times New Roman" w:cs="Helvetica"/>
          <w:color w:val="333333"/>
          <w:lang w:eastAsia="en-GB"/>
        </w:rPr>
        <w:t>The earliest computers used switches and flashing lights</w:t>
      </w:r>
      <w:r>
        <w:rPr>
          <w:rFonts w:eastAsia="Times New Roman" w:cs="Helvetica"/>
          <w:color w:val="333333"/>
          <w:lang w:eastAsia="en-GB"/>
        </w:rPr>
        <w:t xml:space="preserve"> for input and output</w:t>
      </w:r>
      <w:r w:rsidRPr="006C7FAC">
        <w:rPr>
          <w:rFonts w:eastAsia="Times New Roman" w:cs="Helvetica"/>
          <w:color w:val="333333"/>
          <w:lang w:eastAsia="en-GB"/>
        </w:rPr>
        <w:t xml:space="preserve"> - we're much more sophisticated now we use keyboards (lots of switches in a grid) and flat screen displays (loads of LED lights in a huge grid).</w:t>
      </w:r>
    </w:p>
    <w:p w14:paraId="11771240" w14:textId="60F16BEE" w:rsidR="006C7FAC" w:rsidRDefault="00C8445E" w:rsidP="00C8445E">
      <w:pPr>
        <w:spacing w:before="192" w:after="192"/>
        <w:rPr>
          <w:rFonts w:eastAsia="Times New Roman" w:cs="Helvetica"/>
          <w:color w:val="333333"/>
          <w:lang w:eastAsia="en-GB"/>
        </w:rPr>
      </w:pPr>
      <w:r w:rsidRPr="00C8445E">
        <w:rPr>
          <w:rFonts w:eastAsia="Times New Roman" w:cs="Helvetica"/>
          <w:color w:val="333333"/>
          <w:lang w:eastAsia="en-GB"/>
        </w:rPr>
        <w:t xml:space="preserve">So, how does Python allow us to </w:t>
      </w:r>
      <w:r w:rsidR="006C7FAC">
        <w:rPr>
          <w:rFonts w:eastAsia="Times New Roman" w:cs="Helvetica"/>
          <w:color w:val="333333"/>
          <w:lang w:eastAsia="en-GB"/>
        </w:rPr>
        <w:t xml:space="preserve">instruct the computer to perform </w:t>
      </w:r>
      <w:r w:rsidR="00C214C1">
        <w:rPr>
          <w:rFonts w:eastAsia="Times New Roman" w:cs="Helvetica"/>
          <w:color w:val="333333"/>
          <w:lang w:eastAsia="en-GB"/>
        </w:rPr>
        <w:t>these functions</w:t>
      </w:r>
      <w:r w:rsidR="006C7FAC">
        <w:rPr>
          <w:rFonts w:eastAsia="Times New Roman" w:cs="Helvetica"/>
          <w:color w:val="333333"/>
          <w:lang w:eastAsia="en-GB"/>
        </w:rPr>
        <w:t xml:space="preserve">? </w:t>
      </w:r>
    </w:p>
    <w:p w14:paraId="0567D996" w14:textId="53D5B19C" w:rsidR="006C7FAC" w:rsidRPr="006C7FAC" w:rsidRDefault="006C7FAC" w:rsidP="006C7FAC">
      <w:pPr>
        <w:pStyle w:val="Heading2"/>
        <w:rPr>
          <w:rFonts w:eastAsia="Times New Roman"/>
          <w:lang w:eastAsia="en-GB"/>
        </w:rPr>
      </w:pPr>
      <w:r>
        <w:rPr>
          <w:rFonts w:eastAsia="Times New Roman"/>
          <w:lang w:eastAsia="en-GB"/>
        </w:rPr>
        <w:t>Variables</w:t>
      </w:r>
    </w:p>
    <w:p w14:paraId="4D2E2A1A" w14:textId="5DD73E82" w:rsidR="00C576C0" w:rsidRDefault="00D51892" w:rsidP="006C7FAC">
      <w:pPr>
        <w:rPr>
          <w:rFonts w:asciiTheme="majorHAnsi" w:hAnsiTheme="majorHAnsi"/>
          <w:lang w:eastAsia="en-GB"/>
        </w:rPr>
      </w:pPr>
      <w:r>
        <w:rPr>
          <w:rFonts w:asciiTheme="majorHAnsi" w:hAnsiTheme="majorHAnsi"/>
          <w:lang w:eastAsia="en-GB"/>
        </w:rPr>
        <w:t>First, w</w:t>
      </w:r>
      <w:r w:rsidR="006C7FAC" w:rsidRPr="006C7FAC">
        <w:rPr>
          <w:rFonts w:asciiTheme="majorHAnsi" w:hAnsiTheme="majorHAnsi"/>
          <w:lang w:eastAsia="en-GB"/>
        </w:rPr>
        <w:t>e’ll look at</w:t>
      </w:r>
      <w:r w:rsidR="006C7FAC">
        <w:rPr>
          <w:rFonts w:asciiTheme="majorHAnsi" w:hAnsiTheme="majorHAnsi"/>
          <w:lang w:eastAsia="en-GB"/>
        </w:rPr>
        <w:t xml:space="preserve"> how the computer stores things internally – out of sequence but a useful starting point for what’s to come.</w:t>
      </w:r>
    </w:p>
    <w:p w14:paraId="6EFC33E2" w14:textId="0DF9D0C1" w:rsidR="00C576C0" w:rsidRPr="006C7FAC" w:rsidRDefault="00C576C0" w:rsidP="006C7FAC">
      <w:pPr>
        <w:rPr>
          <w:rFonts w:asciiTheme="majorHAnsi" w:hAnsiTheme="majorHAnsi"/>
          <w:lang w:eastAsia="en-GB"/>
        </w:rPr>
      </w:pPr>
      <w:r w:rsidRPr="00C8445E">
        <w:rPr>
          <w:rFonts w:asciiTheme="majorHAnsi" w:eastAsia="Times New Roman" w:hAnsiTheme="majorHAnsi" w:cs="Helvetica"/>
          <w:color w:val="333333"/>
          <w:lang w:eastAsia="en-GB"/>
        </w:rPr>
        <w:t>Firstly, you get to name these values</w:t>
      </w:r>
      <w:r>
        <w:rPr>
          <w:rFonts w:asciiTheme="majorHAnsi" w:eastAsia="Times New Roman" w:hAnsiTheme="majorHAnsi" w:cs="Helvetica"/>
          <w:color w:val="333333"/>
          <w:lang w:eastAsia="en-GB"/>
        </w:rPr>
        <w:t xml:space="preserve"> (or rather the location in which they’re kept)</w:t>
      </w:r>
      <w:r w:rsidRPr="00C8445E">
        <w:rPr>
          <w:rFonts w:asciiTheme="majorHAnsi" w:eastAsia="Times New Roman" w:hAnsiTheme="majorHAnsi" w:cs="Helvetica"/>
          <w:color w:val="333333"/>
          <w:lang w:eastAsia="en-GB"/>
        </w:rPr>
        <w:t xml:space="preserve"> so you can always refer to them easily. These are then called '</w:t>
      </w:r>
      <w:r w:rsidRPr="00C8445E">
        <w:rPr>
          <w:rFonts w:asciiTheme="majorHAnsi" w:eastAsia="Times New Roman" w:hAnsiTheme="majorHAnsi" w:cs="Helvetica"/>
          <w:b/>
          <w:i/>
          <w:color w:val="333333"/>
          <w:lang w:eastAsia="en-GB"/>
        </w:rPr>
        <w:t>variables</w:t>
      </w:r>
      <w:r w:rsidRPr="00C8445E">
        <w:rPr>
          <w:rFonts w:asciiTheme="majorHAnsi" w:eastAsia="Times New Roman" w:hAnsiTheme="majorHAnsi" w:cs="Helvetica"/>
          <w:color w:val="333333"/>
          <w:lang w:eastAsia="en-GB"/>
        </w:rPr>
        <w:t>' The names can be pretty</w:t>
      </w:r>
      <w:r w:rsidRPr="00C8445E">
        <w:rPr>
          <w:rFonts w:eastAsia="Times New Roman" w:cs="Helvetica"/>
          <w:color w:val="333333"/>
          <w:lang w:eastAsia="en-GB"/>
        </w:rPr>
        <w:t xml:space="preserve"> much anything you li</w:t>
      </w:r>
      <w:r w:rsidR="00070CA2">
        <w:rPr>
          <w:rFonts w:eastAsia="Times New Roman" w:cs="Helvetica"/>
          <w:color w:val="333333"/>
          <w:lang w:eastAsia="en-GB"/>
        </w:rPr>
        <w:t>k</w:t>
      </w:r>
      <w:r w:rsidRPr="00C8445E">
        <w:rPr>
          <w:rFonts w:eastAsia="Times New Roman" w:cs="Helvetica"/>
          <w:color w:val="333333"/>
          <w:lang w:eastAsia="en-GB"/>
        </w:rPr>
        <w:t>e</w:t>
      </w:r>
      <w:r w:rsidR="00ED1433">
        <w:rPr>
          <w:rFonts w:eastAsia="Times New Roman" w:cs="Helvetica"/>
          <w:color w:val="333333"/>
          <w:lang w:eastAsia="en-GB"/>
        </w:rPr>
        <w:t xml:space="preserve"> (</w:t>
      </w:r>
      <w:r w:rsidR="00ED1433">
        <w:rPr>
          <w:rFonts w:eastAsia="Times New Roman" w:cs="Helvetica"/>
          <w:color w:val="333333"/>
          <w:lang w:eastAsia="en-GB"/>
        </w:rPr>
        <w:fldChar w:fldCharType="begin"/>
      </w:r>
      <w:r w:rsidR="00ED1433">
        <w:rPr>
          <w:rFonts w:eastAsia="Times New Roman" w:cs="Helvetica"/>
          <w:color w:val="333333"/>
          <w:lang w:eastAsia="en-GB"/>
        </w:rPr>
        <w:instrText xml:space="preserve"> REF _Ref4618492 \h </w:instrText>
      </w:r>
      <w:r w:rsidR="00ED1433">
        <w:rPr>
          <w:rFonts w:eastAsia="Times New Roman" w:cs="Helvetica"/>
          <w:color w:val="333333"/>
          <w:lang w:eastAsia="en-GB"/>
        </w:rPr>
      </w:r>
      <w:r w:rsidR="00ED1433">
        <w:rPr>
          <w:rFonts w:eastAsia="Times New Roman" w:cs="Helvetica"/>
          <w:color w:val="333333"/>
          <w:lang w:eastAsia="en-GB"/>
        </w:rPr>
        <w:fldChar w:fldCharType="separate"/>
      </w:r>
      <w:r w:rsidR="005C6001">
        <w:t xml:space="preserve">Figure </w:t>
      </w:r>
      <w:r w:rsidR="005C6001">
        <w:rPr>
          <w:noProof/>
        </w:rPr>
        <w:t>2</w:t>
      </w:r>
      <w:r w:rsidR="00ED1433">
        <w:rPr>
          <w:rFonts w:eastAsia="Times New Roman" w:cs="Helvetica"/>
          <w:color w:val="333333"/>
          <w:lang w:eastAsia="en-GB"/>
        </w:rPr>
        <w:fldChar w:fldCharType="end"/>
      </w:r>
      <w:r w:rsidR="00ED1433">
        <w:rPr>
          <w:rFonts w:eastAsia="Times New Roman" w:cs="Helvetica"/>
          <w:color w:val="333333"/>
          <w:lang w:eastAsia="en-GB"/>
        </w:rPr>
        <w:t>)</w:t>
      </w:r>
      <w:r w:rsidRPr="00C8445E">
        <w:rPr>
          <w:rFonts w:eastAsia="Times New Roman" w:cs="Helvetica"/>
          <w:color w:val="333333"/>
          <w:lang w:eastAsia="en-GB"/>
        </w:rPr>
        <w:t>:</w:t>
      </w:r>
    </w:p>
    <w:p w14:paraId="195AE854" w14:textId="578BFADA" w:rsidR="00C8445E" w:rsidRPr="00C8445E" w:rsidRDefault="00CA6877" w:rsidP="00C8445E">
      <w:pPr>
        <w:spacing w:before="192" w:after="192"/>
        <w:rPr>
          <w:rFonts w:eastAsia="Times New Roman" w:cs="Helvetica"/>
          <w:color w:val="333333"/>
          <w:lang w:eastAsia="en-GB"/>
        </w:rPr>
      </w:pPr>
      <w:r>
        <w:rPr>
          <w:noProof/>
        </w:rPr>
        <mc:AlternateContent>
          <mc:Choice Requires="wps">
            <w:drawing>
              <wp:anchor distT="0" distB="0" distL="114300" distR="114300" simplePos="0" relativeHeight="251661312" behindDoc="0" locked="0" layoutInCell="1" allowOverlap="1" wp14:anchorId="44F45F19" wp14:editId="0AE8D8E9">
                <wp:simplePos x="0" y="0"/>
                <wp:positionH relativeFrom="column">
                  <wp:posOffset>8890</wp:posOffset>
                </wp:positionH>
                <wp:positionV relativeFrom="paragraph">
                  <wp:posOffset>1482090</wp:posOffset>
                </wp:positionV>
                <wp:extent cx="561022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246788B0" w14:textId="20FC88F8" w:rsidR="00607A0E" w:rsidRPr="006077A8" w:rsidRDefault="00607A0E" w:rsidP="00CA6877">
                            <w:pPr>
                              <w:pStyle w:val="Caption"/>
                              <w:rPr>
                                <w:rFonts w:eastAsia="Times New Roman" w:cs="Helvetica"/>
                                <w:noProof/>
                                <w:color w:val="333333"/>
                              </w:rPr>
                            </w:pPr>
                            <w:bookmarkStart w:id="5" w:name="_Ref4618492"/>
                            <w:bookmarkStart w:id="6" w:name="_Ref4618468"/>
                            <w:r>
                              <w:t xml:space="preserve">Figure </w:t>
                            </w:r>
                            <w:fldSimple w:instr=" SEQ Figure \* ARABIC ">
                              <w:r>
                                <w:rPr>
                                  <w:noProof/>
                                </w:rPr>
                                <w:t>2</w:t>
                              </w:r>
                            </w:fldSimple>
                            <w:bookmarkEnd w:id="5"/>
                            <w:r>
                              <w:t>: Examples of variable names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45F19" id="Text Box 1" o:spid="_x0000_s1028" type="#_x0000_t202" style="position:absolute;margin-left:.7pt;margin-top:116.7pt;width:441.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" stroked="f">
                <v:textbox style="mso-fit-shape-to-text:t" inset="0,0,0,0">
                  <w:txbxContent>
                    <w:p w14:paraId="246788B0" w14:textId="20FC88F8" w:rsidR="00607A0E" w:rsidRPr="006077A8" w:rsidRDefault="00607A0E" w:rsidP="00CA6877">
                      <w:pPr>
                        <w:pStyle w:val="Caption"/>
                        <w:rPr>
                          <w:rFonts w:eastAsia="Times New Roman" w:cs="Helvetica"/>
                          <w:noProof/>
                          <w:color w:val="333333"/>
                        </w:rPr>
                      </w:pPr>
                      <w:bookmarkStart w:id="7" w:name="_Ref4618492"/>
                      <w:bookmarkStart w:id="8" w:name="_Ref4618468"/>
                      <w:r>
                        <w:t xml:space="preserve">Figure </w:t>
                      </w:r>
                      <w:fldSimple w:instr=" SEQ Figure \* ARABIC ">
                        <w:r>
                          <w:rPr>
                            <w:noProof/>
                          </w:rPr>
                          <w:t>2</w:t>
                        </w:r>
                      </w:fldSimple>
                      <w:bookmarkEnd w:id="7"/>
                      <w:r>
                        <w:t>: Examples of variable names</w:t>
                      </w:r>
                      <w:bookmarkEnd w:id="8"/>
                    </w:p>
                  </w:txbxContent>
                </v:textbox>
                <w10:wrap type="topAndBottom"/>
              </v:shape>
            </w:pict>
          </mc:Fallback>
        </mc:AlternateContent>
      </w:r>
      <w:r w:rsidR="0006544C" w:rsidRPr="0006544C">
        <w:rPr>
          <w:rFonts w:eastAsia="Times New Roman" w:cs="Helvetica"/>
          <w:noProof/>
          <w:color w:val="333333"/>
          <w:lang w:eastAsia="en-GB"/>
        </w:rPr>
        <mc:AlternateContent>
          <mc:Choice Requires="wps">
            <w:drawing>
              <wp:anchor distT="91440" distB="91440" distL="114300" distR="114300" simplePos="0" relativeHeight="251659264" behindDoc="0" locked="0" layoutInCell="1" allowOverlap="1" wp14:anchorId="371B8F4E" wp14:editId="27B814C3">
                <wp:simplePos x="0" y="0"/>
                <wp:positionH relativeFrom="page">
                  <wp:posOffset>923290</wp:posOffset>
                </wp:positionH>
                <wp:positionV relativeFrom="paragraph">
                  <wp:posOffset>273685</wp:posOffset>
                </wp:positionV>
                <wp:extent cx="5610225"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403985"/>
                        </a:xfrm>
                        <a:prstGeom prst="rect">
                          <a:avLst/>
                        </a:prstGeom>
                        <a:noFill/>
                        <a:ln w="9525">
                          <a:noFill/>
                          <a:miter lim="800000"/>
                          <a:headEnd/>
                          <a:tailEnd/>
                        </a:ln>
                      </wps:spPr>
                      <wps:txbx>
                        <w:txbxContent>
                          <w:p w14:paraId="36F058AD" w14:textId="30C8F1DC" w:rsidR="00607A0E" w:rsidRPr="00C8445E" w:rsidRDefault="00607A0E" w:rsidP="0006544C">
                            <w:pPr>
                              <w:pBdr>
                                <w:top w:val="single" w:sz="24" w:space="8" w:color="4F81BD" w:themeColor="accent1"/>
                                <w:bottom w:val="single" w:sz="24" w:space="8" w:color="4F81BD" w:themeColor="accent1"/>
                              </w:pBdr>
                              <w:spacing w:after="0"/>
                              <w:rPr>
                                <w:i/>
                                <w:iCs/>
                                <w:color w:val="4F81BD" w:themeColor="accent1"/>
                                <w:sz w:val="24"/>
                                <w:szCs w:val="24"/>
                              </w:rPr>
                            </w:pPr>
                          </w:p>
                          <w:p w14:paraId="3D86C3B5" w14:textId="15E03F2E" w:rsidR="00607A0E" w:rsidRPr="0006544C" w:rsidRDefault="00607A0E" w:rsidP="0006544C">
                            <w:pPr>
                              <w:pBdr>
                                <w:top w:val="single" w:sz="24" w:space="8" w:color="4F81BD" w:themeColor="accent1"/>
                                <w:bottom w:val="single" w:sz="24" w:space="8" w:color="4F81BD" w:themeColor="accent1"/>
                              </w:pBdr>
                              <w:spacing w:after="0"/>
                              <w:rPr>
                                <w:i/>
                                <w:iCs/>
                                <w:color w:val="4F81BD" w:themeColor="accent1"/>
                                <w:sz w:val="24"/>
                                <w:szCs w:val="24"/>
                              </w:rPr>
                            </w:pPr>
                            <w:proofErr w:type="spellStart"/>
                            <w:r w:rsidRPr="0006544C">
                              <w:rPr>
                                <w:i/>
                                <w:iCs/>
                                <w:color w:val="4F81BD" w:themeColor="accent1"/>
                                <w:sz w:val="24"/>
                                <w:szCs w:val="24"/>
                              </w:rPr>
                              <w:t>val</w:t>
                            </w:r>
                            <w:proofErr w:type="spellEnd"/>
                            <w:r w:rsidRPr="0006544C">
                              <w:rPr>
                                <w:i/>
                                <w:iCs/>
                                <w:color w:val="4F81BD" w:themeColor="accent1"/>
                                <w:sz w:val="24"/>
                                <w:szCs w:val="24"/>
                              </w:rPr>
                              <w:t xml:space="preserve">, val1, </w:t>
                            </w:r>
                            <w:proofErr w:type="spellStart"/>
                            <w:r w:rsidRPr="0006544C">
                              <w:rPr>
                                <w:i/>
                                <w:iCs/>
                                <w:color w:val="4F81BD" w:themeColor="accent1"/>
                                <w:sz w:val="24"/>
                                <w:szCs w:val="24"/>
                              </w:rPr>
                              <w:t>avalue</w:t>
                            </w:r>
                            <w:proofErr w:type="spellEnd"/>
                            <w:r w:rsidRPr="0006544C">
                              <w:rPr>
                                <w:i/>
                                <w:iCs/>
                                <w:color w:val="4F81BD" w:themeColor="accent1"/>
                                <w:sz w:val="24"/>
                                <w:szCs w:val="24"/>
                              </w:rPr>
                              <w:t xml:space="preserve">, </w:t>
                            </w:r>
                            <w:proofErr w:type="spellStart"/>
                            <w:r w:rsidRPr="0006544C">
                              <w:rPr>
                                <w:i/>
                                <w:iCs/>
                                <w:color w:val="4F81BD" w:themeColor="accent1"/>
                                <w:sz w:val="24"/>
                                <w:szCs w:val="24"/>
                              </w:rPr>
                              <w:t>fred</w:t>
                            </w:r>
                            <w:proofErr w:type="spellEnd"/>
                            <w:r w:rsidRPr="0006544C">
                              <w:rPr>
                                <w:i/>
                                <w:iCs/>
                                <w:color w:val="4F81BD" w:themeColor="accent1"/>
                                <w:sz w:val="24"/>
                                <w:szCs w:val="24"/>
                              </w:rPr>
                              <w:t xml:space="preserve">, hello, world, Hello, </w:t>
                            </w:r>
                            <w:proofErr w:type="spellStart"/>
                            <w:r w:rsidRPr="0006544C">
                              <w:rPr>
                                <w:i/>
                                <w:iCs/>
                                <w:color w:val="4F81BD" w:themeColor="accent1"/>
                                <w:sz w:val="24"/>
                                <w:szCs w:val="24"/>
                              </w:rPr>
                              <w:t>hElLo_WOrlD</w:t>
                            </w:r>
                            <w:proofErr w:type="spellEnd"/>
                            <w:r w:rsidRPr="0006544C">
                              <w:rPr>
                                <w:i/>
                                <w:iCs/>
                                <w:color w:val="4F81BD" w:themeColor="accent1"/>
                                <w:sz w:val="24"/>
                                <w:szCs w:val="24"/>
                              </w:rPr>
                              <w:t xml:space="preserve">, pa55w0rd, Gubbins, tarantula, </w:t>
                            </w:r>
                            <w:proofErr w:type="spellStart"/>
                            <w:r w:rsidRPr="0006544C">
                              <w:rPr>
                                <w:i/>
                                <w:iCs/>
                                <w:color w:val="4F81BD" w:themeColor="accent1"/>
                                <w:sz w:val="24"/>
                                <w:szCs w:val="24"/>
                              </w:rPr>
                              <w:t>jdvuye</w:t>
                            </w:r>
                            <w:proofErr w:type="spellEnd"/>
                            <w:r w:rsidRPr="0006544C">
                              <w:rPr>
                                <w:i/>
                                <w:iCs/>
                                <w:color w:val="4F81BD" w:themeColor="accent1"/>
                                <w:sz w:val="24"/>
                                <w:szCs w:val="24"/>
                              </w:rPr>
                              <w:t xml:space="preserve">, </w:t>
                            </w:r>
                            <w:proofErr w:type="spellStart"/>
                            <w:r w:rsidRPr="0006544C">
                              <w:rPr>
                                <w:i/>
                                <w:iCs/>
                                <w:color w:val="4F81BD" w:themeColor="accent1"/>
                                <w:sz w:val="24"/>
                                <w:szCs w:val="24"/>
                              </w:rPr>
                              <w:t>xxxx</w:t>
                            </w:r>
                            <w:proofErr w:type="spellEnd"/>
                            <w:r>
                              <w:rPr>
                                <w:i/>
                                <w:iCs/>
                                <w:color w:val="4F81BD" w:themeColor="accent1"/>
                                <w:sz w:val="24"/>
                                <w:szCs w:val="24"/>
                              </w:rPr>
                              <w:t xml:space="preserve">, </w:t>
                            </w:r>
                            <w:proofErr w:type="spellStart"/>
                            <w:r>
                              <w:rPr>
                                <w:i/>
                                <w:iCs/>
                                <w:color w:val="4F81BD" w:themeColor="accent1"/>
                                <w:sz w:val="24"/>
                                <w:szCs w:val="24"/>
                              </w:rPr>
                              <w:t>first_variable</w:t>
                            </w:r>
                            <w:proofErr w:type="spellEnd"/>
                            <w:r>
                              <w:rPr>
                                <w:i/>
                                <w:iCs/>
                                <w:color w:val="4F81BD" w:themeColor="accent1"/>
                                <w:sz w:val="24"/>
                                <w:szCs w:val="24"/>
                              </w:rPr>
                              <w:t xml:space="preserve">, </w:t>
                            </w:r>
                            <w:proofErr w:type="spellStart"/>
                            <w:r>
                              <w:rPr>
                                <w:i/>
                                <w:iCs/>
                                <w:color w:val="4F81BD" w:themeColor="accent1"/>
                                <w:sz w:val="24"/>
                                <w:szCs w:val="24"/>
                              </w:rPr>
                              <w:t>my_variable</w:t>
                            </w:r>
                            <w:proofErr w:type="spellEnd"/>
                            <w:r>
                              <w:rPr>
                                <w:i/>
                                <w:iCs/>
                                <w:color w:val="4F81BD" w:themeColor="accent1"/>
                                <w:sz w:val="24"/>
                                <w:szCs w:val="24"/>
                              </w:rPr>
                              <w:t>,</w:t>
                            </w:r>
                          </w:p>
                          <w:p w14:paraId="44F9498F" w14:textId="058740AD" w:rsidR="00607A0E" w:rsidRDefault="00607A0E">
                            <w:pPr>
                              <w:pBdr>
                                <w:top w:val="single" w:sz="24" w:space="8" w:color="4F81BD" w:themeColor="accent1"/>
                                <w:bottom w:val="single" w:sz="24" w:space="8" w:color="4F81BD" w:themeColor="accent1"/>
                              </w:pBdr>
                              <w:spacing w:after="0"/>
                              <w:rPr>
                                <w:i/>
                                <w:iCs/>
                                <w:color w:val="4F81BD" w:themeColor="accent1"/>
                                <w:sz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1B8F4E" id="_x0000_s1029" type="#_x0000_t202" style="position:absolute;margin-left:72.7pt;margin-top:21.55pt;width:441.75pt;height:110.55pt;z-index:2516592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" filled="f" stroked="f">
                <v:textbox style="mso-fit-shape-to-text:t">
                  <w:txbxContent>
                    <w:p w14:paraId="36F058AD" w14:textId="30C8F1DC" w:rsidR="00607A0E" w:rsidRPr="00C8445E" w:rsidRDefault="00607A0E" w:rsidP="0006544C">
                      <w:pPr>
                        <w:pBdr>
                          <w:top w:val="single" w:sz="24" w:space="8" w:color="4F81BD" w:themeColor="accent1"/>
                          <w:bottom w:val="single" w:sz="24" w:space="8" w:color="4F81BD" w:themeColor="accent1"/>
                        </w:pBdr>
                        <w:spacing w:after="0"/>
                        <w:rPr>
                          <w:i/>
                          <w:iCs/>
                          <w:color w:val="4F81BD" w:themeColor="accent1"/>
                          <w:sz w:val="24"/>
                          <w:szCs w:val="24"/>
                        </w:rPr>
                      </w:pPr>
                    </w:p>
                    <w:p w14:paraId="3D86C3B5" w14:textId="15E03F2E" w:rsidR="00607A0E" w:rsidRPr="0006544C" w:rsidRDefault="00607A0E" w:rsidP="0006544C">
                      <w:pPr>
                        <w:pBdr>
                          <w:top w:val="single" w:sz="24" w:space="8" w:color="4F81BD" w:themeColor="accent1"/>
                          <w:bottom w:val="single" w:sz="24" w:space="8" w:color="4F81BD" w:themeColor="accent1"/>
                        </w:pBdr>
                        <w:spacing w:after="0"/>
                        <w:rPr>
                          <w:i/>
                          <w:iCs/>
                          <w:color w:val="4F81BD" w:themeColor="accent1"/>
                          <w:sz w:val="24"/>
                          <w:szCs w:val="24"/>
                        </w:rPr>
                      </w:pPr>
                      <w:proofErr w:type="spellStart"/>
                      <w:r w:rsidRPr="0006544C">
                        <w:rPr>
                          <w:i/>
                          <w:iCs/>
                          <w:color w:val="4F81BD" w:themeColor="accent1"/>
                          <w:sz w:val="24"/>
                          <w:szCs w:val="24"/>
                        </w:rPr>
                        <w:t>val</w:t>
                      </w:r>
                      <w:proofErr w:type="spellEnd"/>
                      <w:r w:rsidRPr="0006544C">
                        <w:rPr>
                          <w:i/>
                          <w:iCs/>
                          <w:color w:val="4F81BD" w:themeColor="accent1"/>
                          <w:sz w:val="24"/>
                          <w:szCs w:val="24"/>
                        </w:rPr>
                        <w:t xml:space="preserve">, val1, </w:t>
                      </w:r>
                      <w:proofErr w:type="spellStart"/>
                      <w:r w:rsidRPr="0006544C">
                        <w:rPr>
                          <w:i/>
                          <w:iCs/>
                          <w:color w:val="4F81BD" w:themeColor="accent1"/>
                          <w:sz w:val="24"/>
                          <w:szCs w:val="24"/>
                        </w:rPr>
                        <w:t>avalue</w:t>
                      </w:r>
                      <w:proofErr w:type="spellEnd"/>
                      <w:r w:rsidRPr="0006544C">
                        <w:rPr>
                          <w:i/>
                          <w:iCs/>
                          <w:color w:val="4F81BD" w:themeColor="accent1"/>
                          <w:sz w:val="24"/>
                          <w:szCs w:val="24"/>
                        </w:rPr>
                        <w:t xml:space="preserve">, </w:t>
                      </w:r>
                      <w:proofErr w:type="spellStart"/>
                      <w:r w:rsidRPr="0006544C">
                        <w:rPr>
                          <w:i/>
                          <w:iCs/>
                          <w:color w:val="4F81BD" w:themeColor="accent1"/>
                          <w:sz w:val="24"/>
                          <w:szCs w:val="24"/>
                        </w:rPr>
                        <w:t>fred</w:t>
                      </w:r>
                      <w:proofErr w:type="spellEnd"/>
                      <w:r w:rsidRPr="0006544C">
                        <w:rPr>
                          <w:i/>
                          <w:iCs/>
                          <w:color w:val="4F81BD" w:themeColor="accent1"/>
                          <w:sz w:val="24"/>
                          <w:szCs w:val="24"/>
                        </w:rPr>
                        <w:t xml:space="preserve">, hello, world, Hello, </w:t>
                      </w:r>
                      <w:proofErr w:type="spellStart"/>
                      <w:r w:rsidRPr="0006544C">
                        <w:rPr>
                          <w:i/>
                          <w:iCs/>
                          <w:color w:val="4F81BD" w:themeColor="accent1"/>
                          <w:sz w:val="24"/>
                          <w:szCs w:val="24"/>
                        </w:rPr>
                        <w:t>hElLo_WOrlD</w:t>
                      </w:r>
                      <w:proofErr w:type="spellEnd"/>
                      <w:r w:rsidRPr="0006544C">
                        <w:rPr>
                          <w:i/>
                          <w:iCs/>
                          <w:color w:val="4F81BD" w:themeColor="accent1"/>
                          <w:sz w:val="24"/>
                          <w:szCs w:val="24"/>
                        </w:rPr>
                        <w:t xml:space="preserve">, pa55w0rd, Gubbins, tarantula, </w:t>
                      </w:r>
                      <w:proofErr w:type="spellStart"/>
                      <w:r w:rsidRPr="0006544C">
                        <w:rPr>
                          <w:i/>
                          <w:iCs/>
                          <w:color w:val="4F81BD" w:themeColor="accent1"/>
                          <w:sz w:val="24"/>
                          <w:szCs w:val="24"/>
                        </w:rPr>
                        <w:t>jdvuye</w:t>
                      </w:r>
                      <w:proofErr w:type="spellEnd"/>
                      <w:r w:rsidRPr="0006544C">
                        <w:rPr>
                          <w:i/>
                          <w:iCs/>
                          <w:color w:val="4F81BD" w:themeColor="accent1"/>
                          <w:sz w:val="24"/>
                          <w:szCs w:val="24"/>
                        </w:rPr>
                        <w:t xml:space="preserve">, </w:t>
                      </w:r>
                      <w:proofErr w:type="spellStart"/>
                      <w:r w:rsidRPr="0006544C">
                        <w:rPr>
                          <w:i/>
                          <w:iCs/>
                          <w:color w:val="4F81BD" w:themeColor="accent1"/>
                          <w:sz w:val="24"/>
                          <w:szCs w:val="24"/>
                        </w:rPr>
                        <w:t>xxxx</w:t>
                      </w:r>
                      <w:proofErr w:type="spellEnd"/>
                      <w:r>
                        <w:rPr>
                          <w:i/>
                          <w:iCs/>
                          <w:color w:val="4F81BD" w:themeColor="accent1"/>
                          <w:sz w:val="24"/>
                          <w:szCs w:val="24"/>
                        </w:rPr>
                        <w:t xml:space="preserve">, </w:t>
                      </w:r>
                      <w:proofErr w:type="spellStart"/>
                      <w:r>
                        <w:rPr>
                          <w:i/>
                          <w:iCs/>
                          <w:color w:val="4F81BD" w:themeColor="accent1"/>
                          <w:sz w:val="24"/>
                          <w:szCs w:val="24"/>
                        </w:rPr>
                        <w:t>first_variable</w:t>
                      </w:r>
                      <w:proofErr w:type="spellEnd"/>
                      <w:r>
                        <w:rPr>
                          <w:i/>
                          <w:iCs/>
                          <w:color w:val="4F81BD" w:themeColor="accent1"/>
                          <w:sz w:val="24"/>
                          <w:szCs w:val="24"/>
                        </w:rPr>
                        <w:t xml:space="preserve">, </w:t>
                      </w:r>
                      <w:proofErr w:type="spellStart"/>
                      <w:r>
                        <w:rPr>
                          <w:i/>
                          <w:iCs/>
                          <w:color w:val="4F81BD" w:themeColor="accent1"/>
                          <w:sz w:val="24"/>
                          <w:szCs w:val="24"/>
                        </w:rPr>
                        <w:t>my_variable</w:t>
                      </w:r>
                      <w:proofErr w:type="spellEnd"/>
                      <w:r>
                        <w:rPr>
                          <w:i/>
                          <w:iCs/>
                          <w:color w:val="4F81BD" w:themeColor="accent1"/>
                          <w:sz w:val="24"/>
                          <w:szCs w:val="24"/>
                        </w:rPr>
                        <w:t>,</w:t>
                      </w:r>
                    </w:p>
                    <w:p w14:paraId="44F9498F" w14:textId="058740AD" w:rsidR="00607A0E" w:rsidRDefault="00607A0E">
                      <w:pPr>
                        <w:pBdr>
                          <w:top w:val="single" w:sz="24" w:space="8" w:color="4F81BD" w:themeColor="accent1"/>
                          <w:bottom w:val="single" w:sz="24" w:space="8" w:color="4F81BD" w:themeColor="accent1"/>
                        </w:pBdr>
                        <w:spacing w:after="0"/>
                        <w:rPr>
                          <w:i/>
                          <w:iCs/>
                          <w:color w:val="4F81BD" w:themeColor="accent1"/>
                          <w:sz w:val="24"/>
                        </w:rPr>
                      </w:pPr>
                    </w:p>
                  </w:txbxContent>
                </v:textbox>
                <w10:wrap type="topAndBottom" anchorx="page"/>
              </v:shape>
            </w:pict>
          </mc:Fallback>
        </mc:AlternateContent>
      </w:r>
      <w:r w:rsidR="00C8445E" w:rsidRPr="00C8445E">
        <w:rPr>
          <w:rFonts w:eastAsia="Times New Roman" w:cs="Helvetica"/>
          <w:color w:val="333333"/>
          <w:lang w:eastAsia="en-GB"/>
        </w:rPr>
        <w:t>Notice some things though:</w:t>
      </w:r>
    </w:p>
    <w:p w14:paraId="4F8FA625" w14:textId="77777777" w:rsidR="00C8445E" w:rsidRPr="00C8445E" w:rsidRDefault="00C8445E" w:rsidP="00C8445E">
      <w:pPr>
        <w:numPr>
          <w:ilvl w:val="0"/>
          <w:numId w:val="1"/>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You can't start with a number - 1a is not a valid variable name</w:t>
      </w:r>
    </w:p>
    <w:p w14:paraId="54E5CC28" w14:textId="459AB8CA" w:rsidR="00C8445E" w:rsidRPr="00C8445E" w:rsidRDefault="00C8445E" w:rsidP="00C8445E">
      <w:pPr>
        <w:numPr>
          <w:ilvl w:val="0"/>
          <w:numId w:val="1"/>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 xml:space="preserve">You can't have spaces, or ! or : or ... In </w:t>
      </w:r>
      <w:r w:rsidR="00C576C0" w:rsidRPr="00C8445E">
        <w:rPr>
          <w:rFonts w:eastAsia="Times New Roman" w:cs="Helvetica"/>
          <w:color w:val="333333"/>
          <w:lang w:eastAsia="en-GB"/>
        </w:rPr>
        <w:t>fact,</w:t>
      </w:r>
      <w:r w:rsidRPr="00C8445E">
        <w:rPr>
          <w:rFonts w:eastAsia="Times New Roman" w:cs="Helvetica"/>
          <w:color w:val="333333"/>
          <w:lang w:eastAsia="en-GB"/>
        </w:rPr>
        <w:t xml:space="preserve"> just stick to letters, numbers and the underscore ('_').</w:t>
      </w:r>
    </w:p>
    <w:p w14:paraId="0ED5F7E5" w14:textId="77777777" w:rsidR="00C8445E" w:rsidRPr="00C8445E" w:rsidRDefault="00C8445E" w:rsidP="00C8445E">
      <w:pPr>
        <w:numPr>
          <w:ilvl w:val="0"/>
          <w:numId w:val="1"/>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 xml:space="preserve">Hello is NOT the same as hello, or </w:t>
      </w:r>
      <w:proofErr w:type="spellStart"/>
      <w:r w:rsidRPr="00C8445E">
        <w:rPr>
          <w:rFonts w:eastAsia="Times New Roman" w:cs="Helvetica"/>
          <w:color w:val="333333"/>
          <w:lang w:eastAsia="en-GB"/>
        </w:rPr>
        <w:t>HeLLo</w:t>
      </w:r>
      <w:proofErr w:type="spellEnd"/>
      <w:r w:rsidRPr="00C8445E">
        <w:rPr>
          <w:rFonts w:eastAsia="Times New Roman" w:cs="Helvetica"/>
          <w:color w:val="333333"/>
          <w:lang w:eastAsia="en-GB"/>
        </w:rPr>
        <w:t xml:space="preserve"> or ... Capitalisation is important!</w:t>
      </w:r>
    </w:p>
    <w:p w14:paraId="4193CC1B" w14:textId="2B3D5CBE" w:rsidR="00C8445E" w:rsidRPr="00C8445E" w:rsidRDefault="00C8445E" w:rsidP="00C8445E">
      <w:pPr>
        <w:numPr>
          <w:ilvl w:val="0"/>
          <w:numId w:val="1"/>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 xml:space="preserve">You </w:t>
      </w:r>
      <w:r w:rsidR="00C576C0">
        <w:rPr>
          <w:rFonts w:eastAsia="Times New Roman" w:cs="Helvetica"/>
          <w:color w:val="333333"/>
          <w:lang w:eastAsia="en-GB"/>
        </w:rPr>
        <w:t>shouldn</w:t>
      </w:r>
      <w:r w:rsidRPr="00C8445E">
        <w:rPr>
          <w:rFonts w:eastAsia="Times New Roman" w:cs="Helvetica"/>
          <w:color w:val="333333"/>
          <w:lang w:eastAsia="en-GB"/>
        </w:rPr>
        <w:t>'t use one of the 33 (or so) keywords (print, and, True, is, False, None, as, if ...)</w:t>
      </w:r>
    </w:p>
    <w:p w14:paraId="5E09FF53" w14:textId="10F9F1C7" w:rsidR="00C8445E" w:rsidRPr="00C8445E" w:rsidRDefault="00C8445E" w:rsidP="00C8445E">
      <w:pPr>
        <w:numPr>
          <w:ilvl w:val="0"/>
          <w:numId w:val="1"/>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The</w:t>
      </w:r>
      <w:r w:rsidR="00C576C0">
        <w:rPr>
          <w:rFonts w:eastAsia="Times New Roman" w:cs="Helvetica"/>
          <w:color w:val="333333"/>
          <w:lang w:eastAsia="en-GB"/>
        </w:rPr>
        <w:t xml:space="preserve"> names you use</w:t>
      </w:r>
      <w:r w:rsidRPr="00C8445E">
        <w:rPr>
          <w:rFonts w:eastAsia="Times New Roman" w:cs="Helvetica"/>
          <w:color w:val="333333"/>
          <w:lang w:eastAsia="en-GB"/>
        </w:rPr>
        <w:t xml:space="preserve"> don't have to mean anything - but usually you</w:t>
      </w:r>
      <w:r w:rsidR="00C576C0">
        <w:rPr>
          <w:rFonts w:eastAsia="Times New Roman" w:cs="Helvetica"/>
          <w:color w:val="333333"/>
          <w:lang w:eastAsia="en-GB"/>
        </w:rPr>
        <w:t xml:space="preserve"> should</w:t>
      </w:r>
      <w:r w:rsidRPr="00C8445E">
        <w:rPr>
          <w:rFonts w:eastAsia="Times New Roman" w:cs="Helvetica"/>
          <w:color w:val="333333"/>
          <w:lang w:eastAsia="en-GB"/>
        </w:rPr>
        <w:t xml:space="preserve"> try to choose names that relate to what is stored as it makes reading the code easier and you're less likely to make a mistake.</w:t>
      </w:r>
    </w:p>
    <w:p w14:paraId="0000DFBF" w14:textId="77777777" w:rsidR="00624374" w:rsidRDefault="00624374" w:rsidP="00C8445E">
      <w:pPr>
        <w:spacing w:before="192" w:after="192"/>
        <w:rPr>
          <w:rFonts w:eastAsia="Times New Roman" w:cs="Helvetica"/>
          <w:color w:val="333333"/>
          <w:lang w:eastAsia="en-GB"/>
        </w:rPr>
      </w:pPr>
    </w:p>
    <w:p w14:paraId="1F982904" w14:textId="2A6B29FF" w:rsidR="00624374" w:rsidRDefault="00624374" w:rsidP="00624374">
      <w:pPr>
        <w:pStyle w:val="Heading2"/>
        <w:rPr>
          <w:rFonts w:eastAsia="Times New Roman"/>
          <w:lang w:eastAsia="en-GB"/>
        </w:rPr>
      </w:pPr>
      <w:r>
        <w:rPr>
          <w:rFonts w:eastAsia="Times New Roman"/>
          <w:lang w:eastAsia="en-GB"/>
        </w:rPr>
        <w:lastRenderedPageBreak/>
        <w:t>Types</w:t>
      </w:r>
    </w:p>
    <w:p w14:paraId="4094F2FC" w14:textId="3C9447ED" w:rsidR="00C8445E" w:rsidRDefault="00C576C0" w:rsidP="00C8445E">
      <w:pPr>
        <w:spacing w:before="192" w:after="192"/>
        <w:rPr>
          <w:rFonts w:eastAsia="Times New Roman" w:cs="Helvetica"/>
          <w:b/>
          <w:i/>
          <w:color w:val="333333"/>
          <w:lang w:eastAsia="en-GB"/>
        </w:rPr>
      </w:pPr>
      <w:r>
        <w:rPr>
          <w:rFonts w:eastAsia="Times New Roman" w:cs="Helvetica"/>
          <w:color w:val="333333"/>
          <w:lang w:eastAsia="en-GB"/>
        </w:rPr>
        <w:t>So, n</w:t>
      </w:r>
      <w:r w:rsidR="00C8445E" w:rsidRPr="00C8445E">
        <w:rPr>
          <w:rFonts w:eastAsia="Times New Roman" w:cs="Helvetica"/>
          <w:color w:val="333333"/>
          <w:lang w:eastAsia="en-GB"/>
        </w:rPr>
        <w:t xml:space="preserve">ow you've </w:t>
      </w:r>
      <w:r>
        <w:rPr>
          <w:rFonts w:eastAsia="Times New Roman" w:cs="Helvetica"/>
          <w:color w:val="333333"/>
          <w:lang w:eastAsia="en-GB"/>
        </w:rPr>
        <w:t xml:space="preserve">decided on a </w:t>
      </w:r>
      <w:r w:rsidR="00C8445E" w:rsidRPr="00C8445E">
        <w:rPr>
          <w:rFonts w:eastAsia="Times New Roman" w:cs="Helvetica"/>
          <w:color w:val="333333"/>
          <w:lang w:eastAsia="en-GB"/>
        </w:rPr>
        <w:t xml:space="preserve">nicely named variable, how do you get a value into it? </w:t>
      </w:r>
      <w:r>
        <w:rPr>
          <w:rFonts w:eastAsia="Times New Roman" w:cs="Helvetica"/>
          <w:color w:val="333333"/>
          <w:lang w:eastAsia="en-GB"/>
        </w:rPr>
        <w:t xml:space="preserve">The answer is to use the ‘assignment’ ‘operator’ </w:t>
      </w:r>
      <w:r w:rsidR="00C8445E" w:rsidRPr="00C8445E">
        <w:rPr>
          <w:rFonts w:eastAsia="Times New Roman" w:cs="Helvetica"/>
          <w:color w:val="333333"/>
          <w:lang w:eastAsia="en-GB"/>
        </w:rPr>
        <w:t xml:space="preserve"> '='. </w:t>
      </w:r>
      <w:r>
        <w:rPr>
          <w:rFonts w:eastAsia="Times New Roman" w:cs="Helvetica"/>
          <w:color w:val="333333"/>
          <w:lang w:eastAsia="en-GB"/>
        </w:rPr>
        <w:t xml:space="preserve"> </w:t>
      </w:r>
      <w:r w:rsidRPr="00C576C0">
        <w:rPr>
          <w:rFonts w:eastAsia="Times New Roman" w:cs="Helvetica"/>
          <w:b/>
          <w:i/>
          <w:color w:val="333333"/>
          <w:lang w:eastAsia="en-GB"/>
        </w:rPr>
        <w:t>Do please note this doesn’t mean ‘equals’ as in mathematical usage – we’re coding not doing calculus.</w:t>
      </w:r>
    </w:p>
    <w:p w14:paraId="5D1AA84E" w14:textId="1CCA4975" w:rsidR="00BC6E04" w:rsidRPr="00BC6E04" w:rsidRDefault="00BC6E04" w:rsidP="00884982">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0934989"/>
      </w:pPr>
      <w:r>
        <w:rPr>
          <w:color w:val="000000"/>
        </w:rPr>
        <w:t>my_first_</w:t>
      </w:r>
      <w:r w:rsidRPr="00BC6E04">
        <w:rPr>
          <w:color w:val="000000"/>
        </w:rPr>
        <w:t>value</w:t>
      </w:r>
      <w:r>
        <w:rPr>
          <w:color w:val="000000"/>
        </w:rPr>
        <w:t xml:space="preserve"> </w:t>
      </w:r>
      <w:r>
        <w:rPr>
          <w:color w:val="666600"/>
        </w:rPr>
        <w:t>=</w:t>
      </w:r>
      <w:r>
        <w:rPr>
          <w:color w:val="000000"/>
        </w:rPr>
        <w:t xml:space="preserve"> </w:t>
      </w:r>
      <w:r w:rsidRPr="00BC6E04">
        <w:t>3.142</w:t>
      </w:r>
    </w:p>
    <w:p w14:paraId="02AF8FD1" w14:textId="37C9CE46" w:rsidR="00C576C0" w:rsidRPr="00C8445E" w:rsidRDefault="003601E5" w:rsidP="00C8445E">
      <w:pPr>
        <w:spacing w:before="192" w:after="192"/>
        <w:rPr>
          <w:rFonts w:eastAsia="Times New Roman" w:cs="Helvetica"/>
          <w:color w:val="333333"/>
          <w:lang w:eastAsia="en-GB"/>
        </w:rPr>
      </w:pPr>
      <w:r>
        <w:rPr>
          <w:rFonts w:eastAsia="Times New Roman" w:cs="Helvetica"/>
          <w:color w:val="333333"/>
          <w:lang w:eastAsia="en-GB"/>
        </w:rPr>
        <w:t>So,</w:t>
      </w:r>
      <w:r w:rsidR="00C8445E" w:rsidRPr="00C8445E">
        <w:rPr>
          <w:rFonts w:eastAsia="Times New Roman" w:cs="Helvetica"/>
          <w:color w:val="333333"/>
          <w:lang w:eastAsia="en-GB"/>
        </w:rPr>
        <w:t xml:space="preserve"> here is </w:t>
      </w:r>
      <w:r>
        <w:rPr>
          <w:rFonts w:eastAsia="Times New Roman" w:cs="Helvetica"/>
          <w:color w:val="333333"/>
          <w:lang w:eastAsia="en-GB"/>
        </w:rPr>
        <w:t>the first</w:t>
      </w:r>
      <w:r w:rsidR="00C8445E" w:rsidRPr="00C8445E">
        <w:rPr>
          <w:rFonts w:eastAsia="Times New Roman" w:cs="Helvetica"/>
          <w:color w:val="333333"/>
          <w:lang w:eastAsia="en-GB"/>
        </w:rPr>
        <w:t xml:space="preserve"> Python 'gotcha'. Read the '=' as 'assign to'.</w:t>
      </w:r>
      <w:r>
        <w:rPr>
          <w:rFonts w:eastAsia="Times New Roman" w:cs="Helvetica"/>
          <w:color w:val="333333"/>
          <w:lang w:eastAsia="en-GB"/>
        </w:rPr>
        <w:t xml:space="preserve"> I</w:t>
      </w:r>
      <w:r w:rsidR="00C8445E" w:rsidRPr="00C8445E">
        <w:rPr>
          <w:rFonts w:eastAsia="Times New Roman" w:cs="Helvetica"/>
          <w:color w:val="333333"/>
          <w:lang w:eastAsia="en-GB"/>
        </w:rPr>
        <w:t xml:space="preserve">n the above line we 'assign' the value of 3.142 to the variable my_first_value. It does NOT mean that my_first_value is necessarily EQUAL to 3.142. This might seem a subtle </w:t>
      </w:r>
      <w:r w:rsidRPr="00C8445E">
        <w:rPr>
          <w:rFonts w:eastAsia="Times New Roman" w:cs="Helvetica"/>
          <w:color w:val="333333"/>
          <w:lang w:eastAsia="en-GB"/>
        </w:rPr>
        <w:t>point,</w:t>
      </w:r>
      <w:r w:rsidR="00C8445E" w:rsidRPr="00C8445E">
        <w:rPr>
          <w:rFonts w:eastAsia="Times New Roman" w:cs="Helvetica"/>
          <w:color w:val="333333"/>
          <w:lang w:eastAsia="en-GB"/>
        </w:rPr>
        <w:t xml:space="preserve"> but it is important because you can do things like this:</w:t>
      </w:r>
    </w:p>
    <w:p w14:paraId="2AB5F1B7" w14:textId="77777777" w:rsidR="003601E5" w:rsidRDefault="003601E5" w:rsidP="00884982">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413840"/>
      </w:pPr>
      <w:r>
        <w:rPr>
          <w:color w:val="000000"/>
        </w:rPr>
        <w:t xml:space="preserve">my_first_value </w:t>
      </w:r>
      <w:r>
        <w:rPr>
          <w:color w:val="666600"/>
        </w:rPr>
        <w:t>=</w:t>
      </w:r>
      <w:r>
        <w:rPr>
          <w:color w:val="000000"/>
        </w:rPr>
        <w:t xml:space="preserve"> my_first_value </w:t>
      </w:r>
      <w:r>
        <w:rPr>
          <w:color w:val="666600"/>
        </w:rPr>
        <w:t>+</w:t>
      </w:r>
      <w:r>
        <w:rPr>
          <w:color w:val="006666"/>
        </w:rPr>
        <w:t>1</w:t>
      </w:r>
    </w:p>
    <w:p w14:paraId="46474996" w14:textId="61433048" w:rsidR="00C8445E" w:rsidRPr="00C8445E" w:rsidRDefault="003601E5" w:rsidP="003601E5">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eastAsia="Times New Roman" w:cs="Courier New"/>
          <w:color w:val="333333"/>
          <w:lang w:eastAsia="en-GB"/>
        </w:rPr>
      </w:pPr>
      <w:r>
        <w:rPr>
          <w:color w:val="000000"/>
        </w:rPr>
        <w:t> </w:t>
      </w:r>
      <w:r>
        <w:rPr>
          <w:rFonts w:eastAsia="Times New Roman" w:cs="Helvetica"/>
          <w:color w:val="333333"/>
          <w:lang w:eastAsia="en-GB"/>
        </w:rPr>
        <w:t>This needs to be understood</w:t>
      </w:r>
      <w:r w:rsidR="00C8445E" w:rsidRPr="00C8445E">
        <w:rPr>
          <w:rFonts w:eastAsia="Times New Roman" w:cs="Helvetica"/>
          <w:color w:val="333333"/>
          <w:lang w:eastAsia="en-GB"/>
        </w:rPr>
        <w:t xml:space="preserve"> as ' take the value in my_first_value, add 1 to it and assign it to my_first_value'. So now the value in my_first_value is </w:t>
      </w:r>
      <w:proofErr w:type="gramStart"/>
      <w:r w:rsidR="00C8445E" w:rsidRPr="00C8445E">
        <w:rPr>
          <w:rFonts w:eastAsia="Times New Roman" w:cs="Helvetica"/>
          <w:color w:val="333333"/>
          <w:lang w:eastAsia="en-GB"/>
        </w:rPr>
        <w:t>actually 4.142</w:t>
      </w:r>
      <w:proofErr w:type="gramEnd"/>
      <w:r w:rsidR="00C8445E" w:rsidRPr="00C8445E">
        <w:rPr>
          <w:rFonts w:eastAsia="Times New Roman" w:cs="Helvetica"/>
          <w:color w:val="333333"/>
          <w:lang w:eastAsia="en-GB"/>
        </w:rPr>
        <w:t xml:space="preserve">. </w:t>
      </w:r>
    </w:p>
    <w:p w14:paraId="37DECCAB" w14:textId="28C67044" w:rsidR="00C8445E" w:rsidRPr="00C8445E" w:rsidRDefault="009A5C8A" w:rsidP="00C8445E">
      <w:pPr>
        <w:spacing w:before="192" w:after="192"/>
        <w:rPr>
          <w:rFonts w:eastAsia="Times New Roman" w:cs="Helvetica"/>
          <w:color w:val="333333"/>
          <w:lang w:eastAsia="en-GB"/>
        </w:rPr>
      </w:pPr>
      <w:r>
        <w:rPr>
          <w:rFonts w:eastAsia="Times New Roman" w:cs="Helvetica"/>
          <w:color w:val="333333"/>
          <w:lang w:eastAsia="en-GB"/>
        </w:rPr>
        <w:t>Now w</w:t>
      </w:r>
      <w:r w:rsidR="00C8445E" w:rsidRPr="00C8445E">
        <w:rPr>
          <w:rFonts w:eastAsia="Times New Roman" w:cs="Helvetica"/>
          <w:color w:val="333333"/>
          <w:lang w:eastAsia="en-GB"/>
        </w:rPr>
        <w:t xml:space="preserve">e need to talk about </w:t>
      </w:r>
      <w:r w:rsidR="00C8445E" w:rsidRPr="00C8445E">
        <w:rPr>
          <w:rFonts w:eastAsia="Times New Roman" w:cs="Helvetica"/>
          <w:b/>
          <w:i/>
          <w:color w:val="333333"/>
          <w:lang w:eastAsia="en-GB"/>
        </w:rPr>
        <w:t>types.</w:t>
      </w:r>
      <w:r w:rsidR="00C8445E" w:rsidRPr="00C8445E">
        <w:rPr>
          <w:rFonts w:eastAsia="Times New Roman" w:cs="Helvetica"/>
          <w:color w:val="333333"/>
          <w:lang w:eastAsia="en-GB"/>
        </w:rPr>
        <w:t xml:space="preserve"> What values can we store in a variable? It's important to know this because we need to know what we can </w:t>
      </w:r>
      <w:r>
        <w:rPr>
          <w:rFonts w:eastAsia="Times New Roman" w:cs="Helvetica"/>
          <w:color w:val="333333"/>
          <w:lang w:eastAsia="en-GB"/>
        </w:rPr>
        <w:t xml:space="preserve">and can’t </w:t>
      </w:r>
      <w:r w:rsidR="00C8445E" w:rsidRPr="00C8445E">
        <w:rPr>
          <w:rFonts w:eastAsia="Times New Roman" w:cs="Helvetica"/>
          <w:color w:val="333333"/>
          <w:lang w:eastAsia="en-GB"/>
        </w:rPr>
        <w:t xml:space="preserve">do </w:t>
      </w:r>
      <w:r>
        <w:rPr>
          <w:rFonts w:eastAsia="Times New Roman" w:cs="Helvetica"/>
          <w:color w:val="333333"/>
          <w:lang w:eastAsia="en-GB"/>
        </w:rPr>
        <w:t>with and to</w:t>
      </w:r>
      <w:r w:rsidR="00C8445E" w:rsidRPr="00C8445E">
        <w:rPr>
          <w:rFonts w:eastAsia="Times New Roman" w:cs="Helvetica"/>
          <w:color w:val="333333"/>
          <w:lang w:eastAsia="en-GB"/>
        </w:rPr>
        <w:t xml:space="preserve"> the stored value. As an example, adding two numbers together will obviously result in the sum of the 2 numbers</w:t>
      </w:r>
      <w:r w:rsidR="003D22EE">
        <w:rPr>
          <w:rFonts w:eastAsia="Times New Roman" w:cs="Helvetica"/>
          <w:color w:val="333333"/>
          <w:lang w:eastAsia="en-GB"/>
        </w:rPr>
        <w:t xml:space="preserve"> (</w:t>
      </w:r>
      <w:r w:rsidR="003D22EE">
        <w:rPr>
          <w:rFonts w:eastAsia="Times New Roman" w:cs="Helvetica"/>
          <w:color w:val="333333"/>
          <w:lang w:eastAsia="en-GB"/>
        </w:rPr>
        <w:fldChar w:fldCharType="begin"/>
      </w:r>
      <w:r w:rsidR="003D22EE">
        <w:rPr>
          <w:rFonts w:eastAsia="Times New Roman" w:cs="Helvetica"/>
          <w:color w:val="333333"/>
          <w:lang w:eastAsia="en-GB"/>
        </w:rPr>
        <w:instrText xml:space="preserve"> REF _Ref4665190 \h </w:instrText>
      </w:r>
      <w:r w:rsidR="003D22EE">
        <w:rPr>
          <w:rFonts w:eastAsia="Times New Roman" w:cs="Helvetica"/>
          <w:color w:val="333333"/>
          <w:lang w:eastAsia="en-GB"/>
        </w:rPr>
      </w:r>
      <w:r w:rsidR="003D22EE">
        <w:rPr>
          <w:rFonts w:eastAsia="Times New Roman" w:cs="Helvetica"/>
          <w:color w:val="333333"/>
          <w:lang w:eastAsia="en-GB"/>
        </w:rPr>
        <w:fldChar w:fldCharType="separate"/>
      </w:r>
      <w:r w:rsidR="005C6001">
        <w:t xml:space="preserve">Figure </w:t>
      </w:r>
      <w:r w:rsidR="005C6001">
        <w:rPr>
          <w:noProof/>
        </w:rPr>
        <w:t>3</w:t>
      </w:r>
      <w:r w:rsidR="003D22EE">
        <w:rPr>
          <w:rFonts w:eastAsia="Times New Roman" w:cs="Helvetica"/>
          <w:color w:val="333333"/>
          <w:lang w:eastAsia="en-GB"/>
        </w:rPr>
        <w:fldChar w:fldCharType="end"/>
      </w:r>
      <w:r w:rsidR="003D22EE">
        <w:rPr>
          <w:rFonts w:eastAsia="Times New Roman" w:cs="Helvetica"/>
          <w:color w:val="333333"/>
          <w:lang w:eastAsia="en-GB"/>
        </w:rPr>
        <w:t>)</w:t>
      </w:r>
      <w:r w:rsidR="00C8445E" w:rsidRPr="00C8445E">
        <w:rPr>
          <w:rFonts w:eastAsia="Times New Roman" w:cs="Helvetica"/>
          <w:color w:val="333333"/>
          <w:lang w:eastAsia="en-GB"/>
        </w:rPr>
        <w:t xml:space="preserve"> but what does adding two words together do</w:t>
      </w:r>
      <w:r w:rsidR="00C214C1">
        <w:rPr>
          <w:rFonts w:eastAsia="Times New Roman" w:cs="Helvetica"/>
          <w:color w:val="333333"/>
          <w:lang w:eastAsia="en-GB"/>
        </w:rPr>
        <w:t xml:space="preserve"> </w:t>
      </w:r>
      <w:r w:rsidR="003D22EE">
        <w:rPr>
          <w:rFonts w:eastAsia="Times New Roman" w:cs="Helvetica"/>
          <w:color w:val="333333"/>
          <w:lang w:eastAsia="en-GB"/>
        </w:rPr>
        <w:t>(</w:t>
      </w:r>
      <w:r w:rsidR="003D22EE">
        <w:rPr>
          <w:rFonts w:eastAsia="Times New Roman" w:cs="Helvetica"/>
          <w:color w:val="333333"/>
          <w:lang w:eastAsia="en-GB"/>
        </w:rPr>
        <w:fldChar w:fldCharType="begin"/>
      </w:r>
      <w:r w:rsidR="003D22EE">
        <w:rPr>
          <w:rFonts w:eastAsia="Times New Roman" w:cs="Helvetica"/>
          <w:color w:val="333333"/>
          <w:lang w:eastAsia="en-GB"/>
        </w:rPr>
        <w:instrText xml:space="preserve"> REF _Ref4665199 \h </w:instrText>
      </w:r>
      <w:r w:rsidR="003D22EE">
        <w:rPr>
          <w:rFonts w:eastAsia="Times New Roman" w:cs="Helvetica"/>
          <w:color w:val="333333"/>
          <w:lang w:eastAsia="en-GB"/>
        </w:rPr>
      </w:r>
      <w:r w:rsidR="003D22EE">
        <w:rPr>
          <w:rFonts w:eastAsia="Times New Roman" w:cs="Helvetica"/>
          <w:color w:val="333333"/>
          <w:lang w:eastAsia="en-GB"/>
        </w:rPr>
        <w:fldChar w:fldCharType="separate"/>
      </w:r>
      <w:r w:rsidR="005C6001">
        <w:t xml:space="preserve">Figure </w:t>
      </w:r>
      <w:r w:rsidR="005C6001">
        <w:rPr>
          <w:noProof/>
        </w:rPr>
        <w:t>4</w:t>
      </w:r>
      <w:r w:rsidR="003D22EE">
        <w:rPr>
          <w:rFonts w:eastAsia="Times New Roman" w:cs="Helvetica"/>
          <w:color w:val="333333"/>
          <w:lang w:eastAsia="en-GB"/>
        </w:rPr>
        <w:fldChar w:fldCharType="end"/>
      </w:r>
      <w:r w:rsidR="003D22EE">
        <w:rPr>
          <w:rFonts w:eastAsia="Times New Roman" w:cs="Helvetica"/>
          <w:color w:val="333333"/>
          <w:lang w:eastAsia="en-GB"/>
        </w:rPr>
        <w:t>)</w:t>
      </w:r>
      <w:r w:rsidR="00C8445E" w:rsidRPr="00C8445E">
        <w:rPr>
          <w:rFonts w:eastAsia="Times New Roman" w:cs="Helvetica"/>
          <w:color w:val="333333"/>
          <w:lang w:eastAsia="en-GB"/>
        </w:rPr>
        <w:t>?</w:t>
      </w:r>
    </w:p>
    <w:p w14:paraId="795E9967" w14:textId="0174A923" w:rsidR="00C8445E" w:rsidRPr="00C8445E" w:rsidRDefault="009A5C8A" w:rsidP="00C8445E">
      <w:pPr>
        <w:spacing w:before="192" w:after="192"/>
        <w:rPr>
          <w:rFonts w:eastAsia="Times New Roman" w:cs="Helvetica"/>
          <w:color w:val="333333"/>
          <w:lang w:eastAsia="en-GB"/>
        </w:rPr>
      </w:pPr>
      <w:r>
        <w:rPr>
          <w:rFonts w:eastAsia="Times New Roman" w:cs="Helvetica"/>
          <w:color w:val="333333"/>
          <w:lang w:eastAsia="en-GB"/>
        </w:rPr>
        <w:t>There are 4 basic</w:t>
      </w:r>
      <w:r w:rsidR="00C8445E" w:rsidRPr="00C8445E">
        <w:rPr>
          <w:rFonts w:eastAsia="Times New Roman" w:cs="Helvetica"/>
          <w:color w:val="333333"/>
          <w:lang w:eastAsia="en-GB"/>
        </w:rPr>
        <w:t xml:space="preserve"> 'types'</w:t>
      </w:r>
      <w:r>
        <w:rPr>
          <w:rFonts w:eastAsia="Times New Roman" w:cs="Helvetica"/>
          <w:color w:val="333333"/>
          <w:lang w:eastAsia="en-GB"/>
        </w:rPr>
        <w:t xml:space="preserve"> of information we can store:</w:t>
      </w:r>
    </w:p>
    <w:p w14:paraId="3D300A17" w14:textId="77777777" w:rsidR="00C8445E" w:rsidRPr="00C8445E" w:rsidRDefault="00C8445E" w:rsidP="00C8445E">
      <w:pPr>
        <w:numPr>
          <w:ilvl w:val="0"/>
          <w:numId w:val="2"/>
        </w:numPr>
        <w:spacing w:before="100" w:beforeAutospacing="1" w:after="100" w:afterAutospacing="1"/>
        <w:rPr>
          <w:rFonts w:eastAsia="Times New Roman" w:cs="Helvetica"/>
          <w:color w:val="333333"/>
          <w:lang w:eastAsia="en-GB"/>
        </w:rPr>
      </w:pPr>
      <w:r w:rsidRPr="00C8445E">
        <w:rPr>
          <w:rFonts w:eastAsia="Times New Roman" w:cs="Helvetica"/>
          <w:b/>
          <w:color w:val="4F81BD" w:themeColor="accent1"/>
          <w:lang w:eastAsia="en-GB"/>
        </w:rPr>
        <w:t>Integers</w:t>
      </w:r>
      <w:r w:rsidRPr="00C8445E">
        <w:rPr>
          <w:rFonts w:eastAsia="Times New Roman" w:cs="Helvetica"/>
          <w:color w:val="333333"/>
          <w:lang w:eastAsia="en-GB"/>
        </w:rPr>
        <w:t xml:space="preserve"> </w:t>
      </w:r>
      <w:r w:rsidRPr="00C8445E">
        <w:rPr>
          <w:rFonts w:eastAsia="Times New Roman" w:cs="Courier New"/>
          <w:color w:val="333333"/>
          <w:bdr w:val="single" w:sz="6" w:space="0" w:color="E7EAED" w:frame="1"/>
          <w:shd w:val="clear" w:color="auto" w:fill="F3F4F4"/>
          <w:lang w:eastAsia="en-GB"/>
        </w:rPr>
        <w:t>(int)</w:t>
      </w:r>
      <w:r w:rsidRPr="00C8445E">
        <w:rPr>
          <w:rFonts w:eastAsia="Times New Roman" w:cs="Helvetica"/>
          <w:color w:val="333333"/>
          <w:lang w:eastAsia="en-GB"/>
        </w:rPr>
        <w:t xml:space="preserve"> - these are whole numbers (1,2, -3456, ...)</w:t>
      </w:r>
    </w:p>
    <w:p w14:paraId="76FFEFFD" w14:textId="3C322450" w:rsidR="00C8445E" w:rsidRPr="00C8445E" w:rsidRDefault="00C8445E" w:rsidP="00C8445E">
      <w:pPr>
        <w:numPr>
          <w:ilvl w:val="0"/>
          <w:numId w:val="2"/>
        </w:numPr>
        <w:spacing w:before="100" w:beforeAutospacing="1" w:after="100" w:afterAutospacing="1"/>
        <w:rPr>
          <w:rFonts w:eastAsia="Times New Roman" w:cs="Helvetica"/>
          <w:color w:val="333333"/>
          <w:lang w:eastAsia="en-GB"/>
        </w:rPr>
      </w:pPr>
      <w:r w:rsidRPr="00C8445E">
        <w:rPr>
          <w:rFonts w:eastAsia="Times New Roman" w:cs="Helvetica"/>
          <w:b/>
          <w:color w:val="4F81BD" w:themeColor="accent1"/>
          <w:lang w:eastAsia="en-GB"/>
        </w:rPr>
        <w:t>Floating point</w:t>
      </w:r>
      <w:r w:rsidRPr="00C8445E">
        <w:rPr>
          <w:rFonts w:eastAsia="Times New Roman" w:cs="Helvetica"/>
          <w:color w:val="4F81BD" w:themeColor="accent1"/>
          <w:lang w:eastAsia="en-GB"/>
        </w:rPr>
        <w:t xml:space="preserve"> </w:t>
      </w:r>
      <w:r w:rsidRPr="00C8445E">
        <w:rPr>
          <w:rFonts w:eastAsia="Times New Roman" w:cs="Helvetica"/>
          <w:color w:val="333333"/>
          <w:lang w:eastAsia="en-GB"/>
        </w:rPr>
        <w:t xml:space="preserve">numbers </w:t>
      </w:r>
      <w:r w:rsidRPr="00C8445E">
        <w:rPr>
          <w:rFonts w:eastAsia="Times New Roman" w:cs="Courier New"/>
          <w:color w:val="333333"/>
          <w:bdr w:val="single" w:sz="6" w:space="0" w:color="E7EAED" w:frame="1"/>
          <w:shd w:val="clear" w:color="auto" w:fill="F3F4F4"/>
          <w:lang w:eastAsia="en-GB"/>
        </w:rPr>
        <w:t>(float)</w:t>
      </w:r>
      <w:r w:rsidRPr="00C8445E">
        <w:rPr>
          <w:rFonts w:eastAsia="Times New Roman" w:cs="Helvetica"/>
          <w:color w:val="333333"/>
          <w:lang w:eastAsia="en-GB"/>
        </w:rPr>
        <w:t xml:space="preserve"> - these are floating point number (1.0, 3.142, -0.000361, ...) NOTE you can </w:t>
      </w:r>
      <w:r w:rsidR="009A5C8A">
        <w:rPr>
          <w:rFonts w:eastAsia="Times New Roman" w:cs="Helvetica"/>
          <w:color w:val="333333"/>
          <w:lang w:eastAsia="en-GB"/>
        </w:rPr>
        <w:t>also use</w:t>
      </w:r>
      <w:r w:rsidRPr="00C8445E">
        <w:rPr>
          <w:rFonts w:eastAsia="Times New Roman" w:cs="Helvetica"/>
          <w:color w:val="333333"/>
          <w:lang w:eastAsia="en-GB"/>
        </w:rPr>
        <w:t xml:space="preserve"> scientific notation too</w:t>
      </w:r>
      <w:r w:rsidR="009A5C8A">
        <w:rPr>
          <w:rFonts w:eastAsia="Times New Roman" w:cs="Helvetica"/>
          <w:color w:val="333333"/>
          <w:lang w:eastAsia="en-GB"/>
        </w:rPr>
        <w:t>.</w:t>
      </w:r>
      <w:r w:rsidRPr="00C8445E">
        <w:rPr>
          <w:rFonts w:eastAsia="Times New Roman" w:cs="Helvetica"/>
          <w:color w:val="333333"/>
          <w:lang w:eastAsia="en-GB"/>
        </w:rPr>
        <w:t xml:space="preserve"> </w:t>
      </w:r>
      <w:r w:rsidR="009A5C8A">
        <w:rPr>
          <w:rFonts w:eastAsia="Times New Roman" w:cs="Helvetica"/>
          <w:color w:val="333333"/>
          <w:lang w:eastAsia="en-GB"/>
        </w:rPr>
        <w:t>(</w:t>
      </w:r>
      <w:r w:rsidRPr="00C8445E">
        <w:rPr>
          <w:rFonts w:eastAsia="Times New Roman" w:cs="Helvetica"/>
          <w:color w:val="333333"/>
          <w:lang w:eastAsia="en-GB"/>
        </w:rPr>
        <w:t>1.23e2 is 1.23x10</w:t>
      </w:r>
      <w:r w:rsidRPr="00C8445E">
        <w:rPr>
          <w:rFonts w:eastAsia="Times New Roman" w:cs="Helvetica"/>
          <w:color w:val="333333"/>
          <w:vertAlign w:val="superscript"/>
          <w:lang w:eastAsia="en-GB"/>
        </w:rPr>
        <w:t>2</w:t>
      </w:r>
      <w:r w:rsidR="009A5C8A">
        <w:rPr>
          <w:rFonts w:eastAsia="Times New Roman" w:cs="Helvetica"/>
          <w:color w:val="333333"/>
          <w:lang w:eastAsia="en-GB"/>
        </w:rPr>
        <w:t>)</w:t>
      </w:r>
    </w:p>
    <w:p w14:paraId="53A6C2BB" w14:textId="1FCA4C8C" w:rsidR="00C8445E" w:rsidRPr="00C8445E" w:rsidRDefault="00C8445E" w:rsidP="00C8445E">
      <w:pPr>
        <w:numPr>
          <w:ilvl w:val="0"/>
          <w:numId w:val="2"/>
        </w:numPr>
        <w:spacing w:before="100" w:beforeAutospacing="1" w:after="100" w:afterAutospacing="1"/>
        <w:rPr>
          <w:rFonts w:eastAsia="Times New Roman" w:cs="Helvetica"/>
          <w:color w:val="333333"/>
          <w:lang w:eastAsia="en-GB"/>
        </w:rPr>
      </w:pPr>
      <w:r w:rsidRPr="00C8445E">
        <w:rPr>
          <w:rFonts w:eastAsia="Times New Roman" w:cs="Helvetica"/>
          <w:b/>
          <w:color w:val="4F81BD" w:themeColor="accent1"/>
          <w:lang w:eastAsia="en-GB"/>
        </w:rPr>
        <w:t>Strings</w:t>
      </w:r>
      <w:r w:rsidRPr="00C8445E">
        <w:rPr>
          <w:rFonts w:eastAsia="Times New Roman" w:cs="Helvetica"/>
          <w:color w:val="333333"/>
          <w:lang w:eastAsia="en-GB"/>
        </w:rPr>
        <w:t xml:space="preserve"> </w:t>
      </w:r>
      <w:r w:rsidRPr="00C8445E">
        <w:rPr>
          <w:rFonts w:eastAsia="Times New Roman" w:cs="Courier New"/>
          <w:color w:val="333333"/>
          <w:bdr w:val="single" w:sz="6" w:space="0" w:color="E7EAED" w:frame="1"/>
          <w:shd w:val="clear" w:color="auto" w:fill="F3F4F4"/>
          <w:lang w:eastAsia="en-GB"/>
        </w:rPr>
        <w:t>(str)</w:t>
      </w:r>
      <w:r w:rsidRPr="00C8445E">
        <w:rPr>
          <w:rFonts w:eastAsia="Times New Roman" w:cs="Helvetica"/>
          <w:color w:val="333333"/>
          <w:lang w:eastAsia="en-GB"/>
        </w:rPr>
        <w:t xml:space="preserve"> - contains characters, words, sentences ... </w:t>
      </w:r>
      <w:r w:rsidR="005B4A3A">
        <w:rPr>
          <w:rFonts w:eastAsia="Times New Roman" w:cs="Helvetica"/>
          <w:color w:val="333333"/>
          <w:lang w:eastAsia="en-GB"/>
        </w:rPr>
        <w:t>(‘</w:t>
      </w:r>
      <w:proofErr w:type="spellStart"/>
      <w:r w:rsidR="005B4A3A">
        <w:rPr>
          <w:rFonts w:eastAsia="Times New Roman" w:cs="Helvetica"/>
          <w:color w:val="333333"/>
          <w:lang w:eastAsia="en-GB"/>
        </w:rPr>
        <w:t>fred</w:t>
      </w:r>
      <w:proofErr w:type="spellEnd"/>
      <w:r w:rsidR="005B4A3A">
        <w:rPr>
          <w:rFonts w:eastAsia="Times New Roman" w:cs="Helvetica"/>
          <w:color w:val="333333"/>
          <w:lang w:eastAsia="en-GB"/>
        </w:rPr>
        <w:t>’, “1”, ‘World’, ‘3.142’). You’ll notice we can see these are strings by using “ “ or ‘ ‘.  Also note that ‘1’ and “3.142” are strings and can’t be manipulated as if they were numbers.</w:t>
      </w:r>
    </w:p>
    <w:p w14:paraId="32E9BD9D" w14:textId="78B9CB38" w:rsidR="008B4A7A" w:rsidRDefault="00C8445E" w:rsidP="008B4A7A">
      <w:pPr>
        <w:numPr>
          <w:ilvl w:val="0"/>
          <w:numId w:val="2"/>
        </w:numPr>
        <w:spacing w:before="100" w:beforeAutospacing="1" w:after="100" w:afterAutospacing="1"/>
        <w:rPr>
          <w:rFonts w:eastAsia="Times New Roman" w:cs="Helvetica"/>
          <w:color w:val="333333"/>
          <w:lang w:eastAsia="en-GB"/>
        </w:rPr>
      </w:pPr>
      <w:r w:rsidRPr="00C8445E">
        <w:rPr>
          <w:rFonts w:eastAsia="Times New Roman" w:cs="Helvetica"/>
          <w:b/>
          <w:color w:val="4F81BD" w:themeColor="accent1"/>
          <w:lang w:eastAsia="en-GB"/>
        </w:rPr>
        <w:t>Boolean</w:t>
      </w:r>
      <w:r w:rsidRPr="00C8445E">
        <w:rPr>
          <w:rFonts w:eastAsia="Times New Roman" w:cs="Helvetica"/>
          <w:color w:val="333333"/>
          <w:lang w:eastAsia="en-GB"/>
        </w:rPr>
        <w:t xml:space="preserve"> </w:t>
      </w:r>
      <w:r w:rsidRPr="00C8445E">
        <w:rPr>
          <w:rFonts w:eastAsia="Times New Roman" w:cs="Courier New"/>
          <w:color w:val="333333"/>
          <w:bdr w:val="single" w:sz="6" w:space="0" w:color="E7EAED" w:frame="1"/>
          <w:shd w:val="clear" w:color="auto" w:fill="F3F4F4"/>
          <w:lang w:eastAsia="en-GB"/>
        </w:rPr>
        <w:t>(bool)</w:t>
      </w:r>
      <w:r w:rsidRPr="00C8445E">
        <w:rPr>
          <w:rFonts w:eastAsia="Times New Roman" w:cs="Helvetica"/>
          <w:color w:val="333333"/>
          <w:lang w:eastAsia="en-GB"/>
        </w:rPr>
        <w:t xml:space="preserve"> - these are used for comparisons and only have 2 values possible </w:t>
      </w:r>
      <w:r w:rsidRPr="00C8445E">
        <w:rPr>
          <w:rFonts w:eastAsia="Times New Roman" w:cs="Courier New"/>
          <w:color w:val="4F81BD" w:themeColor="accent1"/>
          <w:bdr w:val="single" w:sz="6" w:space="0" w:color="E7EAED" w:frame="1"/>
          <w:shd w:val="clear" w:color="auto" w:fill="F3F4F4"/>
          <w:lang w:eastAsia="en-GB"/>
        </w:rPr>
        <w:t>True</w:t>
      </w:r>
      <w:r w:rsidRPr="00C8445E">
        <w:rPr>
          <w:rFonts w:eastAsia="Times New Roman" w:cs="Helvetica"/>
          <w:color w:val="333333"/>
          <w:lang w:eastAsia="en-GB"/>
        </w:rPr>
        <w:t xml:space="preserve"> and </w:t>
      </w:r>
      <w:r w:rsidRPr="00C8445E">
        <w:rPr>
          <w:rFonts w:eastAsia="Times New Roman" w:cs="Courier New"/>
          <w:color w:val="4F81BD" w:themeColor="accent1"/>
          <w:bdr w:val="single" w:sz="6" w:space="0" w:color="E7EAED" w:frame="1"/>
          <w:shd w:val="clear" w:color="auto" w:fill="F3F4F4"/>
          <w:lang w:eastAsia="en-GB"/>
        </w:rPr>
        <w:t>False</w:t>
      </w:r>
      <w:r w:rsidRPr="00C8445E">
        <w:rPr>
          <w:rFonts w:eastAsia="Times New Roman" w:cs="Helvetica"/>
          <w:color w:val="333333"/>
          <w:lang w:eastAsia="en-GB"/>
        </w:rPr>
        <w:t xml:space="preserve"> </w:t>
      </w:r>
      <w:r w:rsidR="00747E3B">
        <w:rPr>
          <w:rFonts w:eastAsia="Times New Roman" w:cs="Helvetica"/>
          <w:color w:val="333333"/>
          <w:lang w:eastAsia="en-GB"/>
        </w:rPr>
        <w:t>(</w:t>
      </w:r>
      <w:r w:rsidRPr="00C8445E">
        <w:rPr>
          <w:rFonts w:eastAsia="Times New Roman" w:cs="Helvetica"/>
          <w:color w:val="333333"/>
          <w:lang w:eastAsia="en-GB"/>
        </w:rPr>
        <w:t>NOTE the initial capital letter</w:t>
      </w:r>
      <w:r w:rsidR="00747E3B">
        <w:rPr>
          <w:rFonts w:eastAsia="Times New Roman" w:cs="Helvetica"/>
          <w:color w:val="333333"/>
          <w:lang w:eastAsia="en-GB"/>
        </w:rPr>
        <w:t>).</w:t>
      </w:r>
    </w:p>
    <w:p w14:paraId="0AB626B2" w14:textId="77777777" w:rsidR="008B4A7A" w:rsidRPr="008B4A7A" w:rsidRDefault="008B4A7A" w:rsidP="008B4A7A">
      <w:pPr>
        <w:numPr>
          <w:ilvl w:val="0"/>
          <w:numId w:val="2"/>
        </w:numPr>
        <w:spacing w:before="100" w:beforeAutospacing="1" w:after="100" w:afterAutospacing="1"/>
        <w:rPr>
          <w:rFonts w:eastAsia="Times New Roman" w:cs="Helvetica"/>
          <w:color w:val="333333"/>
          <w:lang w:eastAsia="en-GB"/>
        </w:rPr>
      </w:pPr>
    </w:p>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Look w:val="04A0" w:firstRow="1" w:lastRow="0" w:firstColumn="1" w:lastColumn="0" w:noHBand="0" w:noVBand="1"/>
      </w:tblPr>
      <w:tblGrid>
        <w:gridCol w:w="8996"/>
      </w:tblGrid>
      <w:tr w:rsidR="008B4A7A" w14:paraId="14CB755C" w14:textId="77777777" w:rsidTr="008B4A7A">
        <w:tc>
          <w:tcPr>
            <w:tcW w:w="9016" w:type="dxa"/>
            <w:shd w:val="clear" w:color="auto" w:fill="DBE5F1" w:themeFill="accent1" w:themeFillTint="33"/>
          </w:tcPr>
          <w:p w14:paraId="1A4B8D40" w14:textId="3626630B" w:rsidR="008B4A7A" w:rsidRDefault="008B4A7A" w:rsidP="008B4A7A">
            <w:pPr>
              <w:spacing w:line="360" w:lineRule="auto"/>
              <w:rPr>
                <w:color w:val="000000" w:themeColor="text1"/>
              </w:rPr>
            </w:pPr>
            <w:bookmarkStart w:id="9" w:name="_Hlk4594042"/>
            <w:r>
              <w:rPr>
                <w:color w:val="000000" w:themeColor="text1"/>
              </w:rPr>
              <w:t>This is more advanced, but y</w:t>
            </w:r>
            <w:r w:rsidRPr="00F14CDA">
              <w:rPr>
                <w:color w:val="000000" w:themeColor="text1"/>
              </w:rPr>
              <w:t>ou can also represent</w:t>
            </w:r>
            <w:r>
              <w:rPr>
                <w:color w:val="000000" w:themeColor="text1"/>
              </w:rPr>
              <w:t xml:space="preserve"> imaginary numbers:</w:t>
            </w:r>
          </w:p>
          <w:p w14:paraId="79B2612D" w14:textId="77777777" w:rsidR="008B4A7A" w:rsidRDefault="008B4A7A" w:rsidP="008B4A7A">
            <w:pPr>
              <w:spacing w:line="360" w:lineRule="auto"/>
              <w:rPr>
                <w:color w:val="000000" w:themeColor="text1"/>
              </w:rPr>
            </w:pPr>
          </w:p>
          <w:p w14:paraId="5F769808" w14:textId="4B4706CA" w:rsidR="008B4A7A" w:rsidRDefault="008B4A7A" w:rsidP="008B4A7A">
            <w:pPr>
              <w:spacing w:line="360" w:lineRule="auto"/>
              <w:ind w:firstLine="720"/>
              <w:rPr>
                <w:color w:val="000000" w:themeColor="text1"/>
              </w:rPr>
            </w:pPr>
            <w:r>
              <w:rPr>
                <w:color w:val="000000" w:themeColor="text1"/>
              </w:rPr>
              <w:t>x = 3.2+0.2j</w:t>
            </w:r>
          </w:p>
          <w:p w14:paraId="7EDC4E91" w14:textId="77777777" w:rsidR="008B4A7A" w:rsidRDefault="008B4A7A" w:rsidP="008B4A7A">
            <w:pPr>
              <w:spacing w:line="360" w:lineRule="auto"/>
              <w:ind w:firstLine="720"/>
              <w:rPr>
                <w:color w:val="000000" w:themeColor="text1"/>
              </w:rPr>
            </w:pPr>
          </w:p>
          <w:p w14:paraId="63B350B2" w14:textId="77777777" w:rsidR="008B4A7A" w:rsidRDefault="008B4A7A" w:rsidP="008B4A7A">
            <w:pPr>
              <w:spacing w:line="360" w:lineRule="auto"/>
              <w:rPr>
                <w:color w:val="000000" w:themeColor="text1"/>
              </w:rPr>
            </w:pPr>
            <w:r>
              <w:rPr>
                <w:color w:val="000000" w:themeColor="text1"/>
              </w:rPr>
              <w:t>Get the real part:  x.real returns 3.3</w:t>
            </w:r>
          </w:p>
          <w:p w14:paraId="712BA077" w14:textId="68306DDF" w:rsidR="008B4A7A" w:rsidRDefault="008B4A7A" w:rsidP="008B4A7A">
            <w:pPr>
              <w:spacing w:line="360" w:lineRule="auto"/>
              <w:rPr>
                <w:color w:val="000000" w:themeColor="text1"/>
              </w:rPr>
            </w:pPr>
            <w:r>
              <w:rPr>
                <w:color w:val="000000" w:themeColor="text1"/>
              </w:rPr>
              <w:t>And the imaginary part: x.imag returns 0.2</w:t>
            </w:r>
          </w:p>
          <w:p w14:paraId="525EAACE" w14:textId="30B7AC97" w:rsidR="008B4A7A" w:rsidRPr="008B4A7A" w:rsidRDefault="008B4A7A" w:rsidP="008B4A7A">
            <w:pPr>
              <w:spacing w:line="360" w:lineRule="auto"/>
              <w:rPr>
                <w:color w:val="000000" w:themeColor="text1"/>
              </w:rPr>
            </w:pPr>
            <w:r>
              <w:rPr>
                <w:color w:val="000000" w:themeColor="text1"/>
              </w:rPr>
              <w:t>And a ‘magnitude’ value (</w:t>
            </w:r>
            <w:r>
              <w:rPr>
                <w:rFonts w:cs="Calibri"/>
                <w:color w:val="000000" w:themeColor="text1"/>
              </w:rPr>
              <w:t>√</w:t>
            </w:r>
            <w:r>
              <w:rPr>
                <w:color w:val="000000" w:themeColor="text1"/>
              </w:rPr>
              <w:t>(re2 + im2)): abs(x) = 3.2062439</w:t>
            </w:r>
          </w:p>
        </w:tc>
      </w:tr>
      <w:bookmarkEnd w:id="9"/>
    </w:tbl>
    <w:p w14:paraId="1F16CBF1" w14:textId="77777777" w:rsidR="008B4A7A" w:rsidRDefault="008B4A7A" w:rsidP="008B4A7A">
      <w:pPr>
        <w:spacing w:before="100" w:beforeAutospacing="1" w:after="100" w:afterAutospacing="1"/>
        <w:rPr>
          <w:rFonts w:eastAsia="Times New Roman" w:cs="Helvetica"/>
          <w:color w:val="333333"/>
          <w:lang w:eastAsia="en-GB"/>
        </w:rPr>
      </w:pPr>
    </w:p>
    <w:p w14:paraId="674D260C" w14:textId="0E89648F" w:rsidR="00F14CDA" w:rsidRPr="00C8445E" w:rsidRDefault="00F14CDA" w:rsidP="00F14CDA">
      <w:pPr>
        <w:spacing w:before="100" w:beforeAutospacing="1" w:after="100" w:afterAutospacing="1"/>
        <w:rPr>
          <w:rFonts w:eastAsia="Times New Roman" w:cs="Helvetica"/>
          <w:color w:val="333333"/>
          <w:lang w:eastAsia="en-GB"/>
        </w:rPr>
      </w:pPr>
    </w:p>
    <w:p w14:paraId="15A73730" w14:textId="4EAA872F" w:rsidR="00C8445E" w:rsidRPr="00C8445E" w:rsidRDefault="00C8445E" w:rsidP="00C8445E">
      <w:pPr>
        <w:spacing w:before="192" w:after="192"/>
        <w:rPr>
          <w:rFonts w:eastAsia="Times New Roman" w:cs="Helvetica"/>
          <w:color w:val="333333"/>
          <w:lang w:eastAsia="en-GB"/>
        </w:rPr>
      </w:pPr>
      <w:r w:rsidRPr="00C8445E">
        <w:rPr>
          <w:rFonts w:eastAsia="Times New Roman" w:cs="Helvetica"/>
          <w:color w:val="333333"/>
          <w:lang w:eastAsia="en-GB"/>
        </w:rPr>
        <w:t xml:space="preserve">There are some other, more technical types, but this will do for now. </w:t>
      </w:r>
      <w:r w:rsidR="00C214C1" w:rsidRPr="00C8445E">
        <w:rPr>
          <w:rFonts w:eastAsia="Times New Roman" w:cs="Helvetica"/>
          <w:color w:val="333333"/>
          <w:lang w:eastAsia="en-GB"/>
        </w:rPr>
        <w:t>Also,</w:t>
      </w:r>
      <w:r w:rsidRPr="00C8445E">
        <w:rPr>
          <w:rFonts w:eastAsia="Times New Roman" w:cs="Helvetica"/>
          <w:color w:val="333333"/>
          <w:lang w:eastAsia="en-GB"/>
        </w:rPr>
        <w:t xml:space="preserve"> in the not too far distant future we’ll introduce the idea of </w:t>
      </w:r>
      <w:r w:rsidRPr="00C8445E">
        <w:rPr>
          <w:rFonts w:eastAsia="Times New Roman" w:cs="Helvetica"/>
          <w:b/>
          <w:color w:val="4F81BD" w:themeColor="accent1"/>
          <w:lang w:eastAsia="en-GB"/>
        </w:rPr>
        <w:t>‘lists’</w:t>
      </w:r>
      <w:r w:rsidRPr="00C8445E">
        <w:rPr>
          <w:rFonts w:eastAsia="Times New Roman" w:cs="Helvetica"/>
          <w:color w:val="4F81BD" w:themeColor="accent1"/>
          <w:lang w:eastAsia="en-GB"/>
        </w:rPr>
        <w:t xml:space="preserve"> </w:t>
      </w:r>
      <w:r w:rsidRPr="00C8445E">
        <w:rPr>
          <w:rFonts w:eastAsia="Times New Roman" w:cs="Helvetica"/>
          <w:color w:val="333333"/>
          <w:lang w:eastAsia="en-GB"/>
        </w:rPr>
        <w:t>which allow you to aggregate a number of variables together</w:t>
      </w:r>
      <w:r w:rsidR="005B4A3A">
        <w:rPr>
          <w:rFonts w:eastAsia="Times New Roman" w:cs="Helvetica"/>
          <w:color w:val="333333"/>
          <w:lang w:eastAsia="en-GB"/>
        </w:rPr>
        <w:t xml:space="preserve"> </w:t>
      </w:r>
      <w:r w:rsidRPr="00C8445E">
        <w:rPr>
          <w:rFonts w:eastAsia="Times New Roman" w:cs="Helvetica"/>
          <w:color w:val="333333"/>
          <w:lang w:eastAsia="en-GB"/>
        </w:rPr>
        <w:t xml:space="preserve">(into a list or array of values) and access </w:t>
      </w:r>
      <w:r w:rsidR="005B4A3A">
        <w:rPr>
          <w:rFonts w:eastAsia="Times New Roman" w:cs="Helvetica"/>
          <w:color w:val="333333"/>
          <w:lang w:eastAsia="en-GB"/>
        </w:rPr>
        <w:t>members of this aggregate</w:t>
      </w:r>
      <w:r w:rsidRPr="00C8445E">
        <w:rPr>
          <w:rFonts w:eastAsia="Times New Roman" w:cs="Helvetica"/>
          <w:color w:val="333333"/>
          <w:lang w:eastAsia="en-GB"/>
        </w:rPr>
        <w:t xml:space="preserve"> easily.</w:t>
      </w:r>
    </w:p>
    <w:p w14:paraId="4468E3BB" w14:textId="05E3FBD9" w:rsidR="00624374" w:rsidRDefault="00C8445E" w:rsidP="00C8445E">
      <w:pPr>
        <w:spacing w:before="192" w:after="192"/>
        <w:rPr>
          <w:rFonts w:eastAsia="Times New Roman" w:cs="Helvetica"/>
          <w:color w:val="333333"/>
          <w:lang w:eastAsia="en-GB"/>
        </w:rPr>
      </w:pPr>
      <w:r w:rsidRPr="00C8445E">
        <w:rPr>
          <w:rFonts w:eastAsia="Times New Roman" w:cs="Helvetica"/>
          <w:color w:val="333333"/>
          <w:lang w:eastAsia="en-GB"/>
        </w:rPr>
        <w:t xml:space="preserve">Now we can </w:t>
      </w:r>
      <w:r w:rsidR="00624374">
        <w:rPr>
          <w:rFonts w:eastAsia="Times New Roman" w:cs="Helvetica"/>
          <w:color w:val="333333"/>
          <w:lang w:eastAsia="en-GB"/>
        </w:rPr>
        <w:t>examine what difference the type of a variable might make by looking at a couple of examples:</w:t>
      </w:r>
    </w:p>
    <w:p w14:paraId="0EA9C91C" w14:textId="41E4C9C4" w:rsidR="00624374" w:rsidRDefault="00CD4E76" w:rsidP="00C8445E">
      <w:pPr>
        <w:spacing w:before="192" w:after="192"/>
        <w:rPr>
          <w:rFonts w:eastAsia="Times New Roman" w:cs="Helvetica"/>
          <w:color w:val="333333"/>
          <w:lang w:eastAsia="en-GB"/>
        </w:rPr>
      </w:pPr>
      <w:r>
        <w:rPr>
          <w:noProof/>
        </w:rPr>
        <mc:AlternateContent>
          <mc:Choice Requires="wps">
            <w:drawing>
              <wp:anchor distT="0" distB="0" distL="114300" distR="114300" simplePos="0" relativeHeight="251667456" behindDoc="0" locked="0" layoutInCell="1" allowOverlap="1" wp14:anchorId="011D31C2" wp14:editId="5EB83660">
                <wp:simplePos x="0" y="0"/>
                <wp:positionH relativeFrom="column">
                  <wp:posOffset>-2540</wp:posOffset>
                </wp:positionH>
                <wp:positionV relativeFrom="paragraph">
                  <wp:posOffset>1917700</wp:posOffset>
                </wp:positionV>
                <wp:extent cx="57340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1B76FE9C" w14:textId="5C93277D" w:rsidR="00607A0E" w:rsidRPr="001139AC" w:rsidRDefault="00607A0E" w:rsidP="00CD4E76">
                            <w:pPr>
                              <w:pStyle w:val="Caption"/>
                              <w:rPr>
                                <w:rFonts w:eastAsia="Times New Roman" w:cs="Helvetica"/>
                                <w:noProof/>
                                <w:color w:val="333333"/>
                              </w:rPr>
                            </w:pPr>
                            <w:bookmarkStart w:id="10" w:name="_Ref4665190"/>
                            <w:bookmarkStart w:id="11" w:name="_Ref4665165"/>
                            <w:r>
                              <w:t xml:space="preserve">Figure </w:t>
                            </w:r>
                            <w:fldSimple w:instr=" SEQ Figure \* ARABIC ">
                              <w:r>
                                <w:rPr>
                                  <w:noProof/>
                                </w:rPr>
                                <w:t>3</w:t>
                              </w:r>
                            </w:fldSimple>
                            <w:bookmarkEnd w:id="10"/>
                            <w:r>
                              <w:t>: Example showing addition of numbers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D31C2" id="_x0000_s1030" type="#_x0000_t202" style="position:absolute;margin-left:-.2pt;margin-top:151pt;width:45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j4LgIAAGQ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" stroked="f">
                <v:textbox style="mso-fit-shape-to-text:t" inset="0,0,0,0">
                  <w:txbxContent>
                    <w:p w14:paraId="1B76FE9C" w14:textId="5C93277D" w:rsidR="00607A0E" w:rsidRPr="001139AC" w:rsidRDefault="00607A0E" w:rsidP="00CD4E76">
                      <w:pPr>
                        <w:pStyle w:val="Caption"/>
                        <w:rPr>
                          <w:rFonts w:eastAsia="Times New Roman" w:cs="Helvetica"/>
                          <w:noProof/>
                          <w:color w:val="333333"/>
                        </w:rPr>
                      </w:pPr>
                      <w:bookmarkStart w:id="12" w:name="_Ref4665190"/>
                      <w:bookmarkStart w:id="13" w:name="_Ref4665165"/>
                      <w:r>
                        <w:t xml:space="preserve">Figure </w:t>
                      </w:r>
                      <w:fldSimple w:instr=" SEQ Figure \* ARABIC ">
                        <w:r>
                          <w:rPr>
                            <w:noProof/>
                          </w:rPr>
                          <w:t>3</w:t>
                        </w:r>
                      </w:fldSimple>
                      <w:bookmarkEnd w:id="12"/>
                      <w:r>
                        <w:t>: Example showing addition of numbers</w:t>
                      </w:r>
                      <w:bookmarkEnd w:id="13"/>
                    </w:p>
                  </w:txbxContent>
                </v:textbox>
                <w10:wrap type="topAndBottom"/>
              </v:shape>
            </w:pict>
          </mc:Fallback>
        </mc:AlternateContent>
      </w:r>
      <w:r w:rsidR="00624374" w:rsidRPr="00624374">
        <w:rPr>
          <w:rFonts w:eastAsia="Times New Roman" w:cs="Helvetica"/>
          <w:noProof/>
          <w:color w:val="333333"/>
          <w:lang w:eastAsia="en-GB"/>
        </w:rPr>
        <mc:AlternateContent>
          <mc:Choice Requires="wps">
            <w:drawing>
              <wp:anchor distT="91440" distB="91440" distL="114300" distR="114300" simplePos="0" relativeHeight="251663360" behindDoc="0" locked="0" layoutInCell="1" allowOverlap="1" wp14:anchorId="04221E1E" wp14:editId="68CBC787">
                <wp:simplePos x="0" y="0"/>
                <wp:positionH relativeFrom="margin">
                  <wp:align>right</wp:align>
                </wp:positionH>
                <wp:positionV relativeFrom="paragraph">
                  <wp:posOffset>276225</wp:posOffset>
                </wp:positionV>
                <wp:extent cx="5734050" cy="1403985"/>
                <wp:effectExtent l="0" t="0" r="0" b="635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3985"/>
                        </a:xfrm>
                        <a:prstGeom prst="rect">
                          <a:avLst/>
                        </a:prstGeom>
                        <a:noFill/>
                        <a:ln w="9525">
                          <a:noFill/>
                          <a:miter lim="800000"/>
                          <a:headEnd/>
                          <a:tailEnd/>
                        </a:ln>
                      </wps:spPr>
                      <wps:txbx>
                        <w:txbxContent>
                          <w:p w14:paraId="229502B4" w14:textId="3B3E3665"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Example1.</w:t>
                            </w:r>
                          </w:p>
                          <w:p w14:paraId="5CB9816E" w14:textId="53A73067"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p>
                          <w:p w14:paraId="4FF8B848" w14:textId="438F2CE8"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x = 1.0</w:t>
                            </w:r>
                          </w:p>
                          <w:p w14:paraId="406C2498" w14:textId="1F21EFA9"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y = 2.5</w:t>
                            </w:r>
                          </w:p>
                          <w:p w14:paraId="4F7A193C" w14:textId="1A26EBE4"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p>
                          <w:p w14:paraId="62343C2E" w14:textId="26CB6031" w:rsidR="00607A0E" w:rsidRDefault="00607A0E">
                            <w:pPr>
                              <w:pBdr>
                                <w:top w:val="single" w:sz="24" w:space="8" w:color="4F81BD" w:themeColor="accent1"/>
                                <w:bottom w:val="single" w:sz="24" w:space="8" w:color="4F81BD" w:themeColor="accent1"/>
                              </w:pBdr>
                              <w:spacing w:after="0"/>
                              <w:rPr>
                                <w:i/>
                                <w:iCs/>
                                <w:color w:val="4F81BD" w:themeColor="accent1"/>
                                <w:sz w:val="24"/>
                              </w:rPr>
                            </w:pPr>
                            <w:r>
                              <w:rPr>
                                <w:i/>
                                <w:iCs/>
                                <w:color w:val="4F81BD" w:themeColor="accent1"/>
                                <w:sz w:val="24"/>
                                <w:szCs w:val="24"/>
                              </w:rPr>
                              <w:t>x+y will give the result 3.5  (which is probably what you’d expect)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221E1E" id="_x0000_s1031" type="#_x0000_t202" style="position:absolute;margin-left:400.3pt;margin-top:21.75pt;width:451.5pt;height:110.55pt;z-index:25166336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" filled="f" stroked="f">
                <v:textbox style="mso-fit-shape-to-text:t">
                  <w:txbxContent>
                    <w:p w14:paraId="229502B4" w14:textId="3B3E3665"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Example1.</w:t>
                      </w:r>
                    </w:p>
                    <w:p w14:paraId="5CB9816E" w14:textId="53A73067"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p>
                    <w:p w14:paraId="4FF8B848" w14:textId="438F2CE8"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x = 1.0</w:t>
                      </w:r>
                    </w:p>
                    <w:p w14:paraId="406C2498" w14:textId="1F21EFA9"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y = 2.5</w:t>
                      </w:r>
                    </w:p>
                    <w:p w14:paraId="4F7A193C" w14:textId="1A26EBE4"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p>
                    <w:p w14:paraId="62343C2E" w14:textId="26CB6031" w:rsidR="00607A0E" w:rsidRDefault="00607A0E">
                      <w:pPr>
                        <w:pBdr>
                          <w:top w:val="single" w:sz="24" w:space="8" w:color="4F81BD" w:themeColor="accent1"/>
                          <w:bottom w:val="single" w:sz="24" w:space="8" w:color="4F81BD" w:themeColor="accent1"/>
                        </w:pBdr>
                        <w:spacing w:after="0"/>
                        <w:rPr>
                          <w:i/>
                          <w:iCs/>
                          <w:color w:val="4F81BD" w:themeColor="accent1"/>
                          <w:sz w:val="24"/>
                        </w:rPr>
                      </w:pPr>
                      <w:r>
                        <w:rPr>
                          <w:i/>
                          <w:iCs/>
                          <w:color w:val="4F81BD" w:themeColor="accent1"/>
                          <w:sz w:val="24"/>
                          <w:szCs w:val="24"/>
                        </w:rPr>
                        <w:t>x+y will give the result 3.5  (which is probably what you’d expect)</w:t>
                      </w:r>
                    </w:p>
                  </w:txbxContent>
                </v:textbox>
                <w10:wrap type="topAndBottom" anchorx="margin"/>
              </v:shape>
            </w:pict>
          </mc:Fallback>
        </mc:AlternateContent>
      </w:r>
    </w:p>
    <w:p w14:paraId="6B327218" w14:textId="77777777" w:rsidR="00ED2C9B" w:rsidRDefault="00ED2C9B" w:rsidP="00C8445E">
      <w:pPr>
        <w:spacing w:before="192" w:after="192"/>
        <w:rPr>
          <w:rFonts w:eastAsia="Times New Roman" w:cs="Helvetica"/>
          <w:color w:val="333333"/>
          <w:lang w:eastAsia="en-GB"/>
        </w:rPr>
      </w:pPr>
    </w:p>
    <w:p w14:paraId="12FB8D16" w14:textId="03DFB0A7" w:rsidR="00624374" w:rsidRDefault="00624374" w:rsidP="00C8445E">
      <w:pPr>
        <w:spacing w:before="192" w:after="192"/>
        <w:rPr>
          <w:rFonts w:eastAsia="Times New Roman" w:cs="Helvetica"/>
          <w:color w:val="333333"/>
          <w:lang w:eastAsia="en-GB"/>
        </w:rPr>
      </w:pPr>
      <w:proofErr w:type="gramStart"/>
      <w:r>
        <w:rPr>
          <w:rFonts w:eastAsia="Times New Roman" w:cs="Helvetica"/>
          <w:color w:val="333333"/>
          <w:lang w:eastAsia="en-GB"/>
        </w:rPr>
        <w:t>However</w:t>
      </w:r>
      <w:proofErr w:type="gramEnd"/>
      <w:r w:rsidR="00CD4E76">
        <w:rPr>
          <w:noProof/>
        </w:rPr>
        <mc:AlternateContent>
          <mc:Choice Requires="wps">
            <w:drawing>
              <wp:anchor distT="0" distB="0" distL="114300" distR="114300" simplePos="0" relativeHeight="251669504" behindDoc="0" locked="0" layoutInCell="1" allowOverlap="1" wp14:anchorId="444D2406" wp14:editId="0B3D82C8">
                <wp:simplePos x="0" y="0"/>
                <wp:positionH relativeFrom="column">
                  <wp:posOffset>-2540</wp:posOffset>
                </wp:positionH>
                <wp:positionV relativeFrom="paragraph">
                  <wp:posOffset>1920240</wp:posOffset>
                </wp:positionV>
                <wp:extent cx="573405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8046DEE" w14:textId="10A5AA3C" w:rsidR="00607A0E" w:rsidRPr="00E440C3" w:rsidRDefault="00607A0E" w:rsidP="00CD4E76">
                            <w:pPr>
                              <w:pStyle w:val="Caption"/>
                              <w:rPr>
                                <w:rFonts w:eastAsia="Times New Roman" w:cs="Helvetica"/>
                                <w:noProof/>
                                <w:color w:val="333333"/>
                              </w:rPr>
                            </w:pPr>
                            <w:bookmarkStart w:id="14" w:name="_Ref4665199"/>
                            <w:r>
                              <w:t xml:space="preserve">Figure </w:t>
                            </w:r>
                            <w:fldSimple w:instr=" SEQ Figure \* ARABIC ">
                              <w:r>
                                <w:rPr>
                                  <w:noProof/>
                                </w:rPr>
                                <w:t>4</w:t>
                              </w:r>
                            </w:fldSimple>
                            <w:bookmarkEnd w:id="14"/>
                            <w:r>
                              <w:t>: Example showing concatenation of strings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D2406" id="Text Box 3" o:spid="_x0000_s1032" type="#_x0000_t202" style="position:absolute;margin-left:-.2pt;margin-top:151.2pt;width:45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2yKLgIAAGQ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" stroked="f">
                <v:textbox style="mso-fit-shape-to-text:t" inset="0,0,0,0">
                  <w:txbxContent>
                    <w:p w14:paraId="08046DEE" w14:textId="10A5AA3C" w:rsidR="00607A0E" w:rsidRPr="00E440C3" w:rsidRDefault="00607A0E" w:rsidP="00CD4E76">
                      <w:pPr>
                        <w:pStyle w:val="Caption"/>
                        <w:rPr>
                          <w:rFonts w:eastAsia="Times New Roman" w:cs="Helvetica"/>
                          <w:noProof/>
                          <w:color w:val="333333"/>
                        </w:rPr>
                      </w:pPr>
                      <w:bookmarkStart w:id="15" w:name="_Ref4665199"/>
                      <w:r>
                        <w:t xml:space="preserve">Figure </w:t>
                      </w:r>
                      <w:fldSimple w:instr=" SEQ Figure \* ARABIC ">
                        <w:r>
                          <w:rPr>
                            <w:noProof/>
                          </w:rPr>
                          <w:t>4</w:t>
                        </w:r>
                      </w:fldSimple>
                      <w:bookmarkEnd w:id="15"/>
                      <w:r>
                        <w:t>: Example showing concatenation of strings</w:t>
                      </w:r>
                    </w:p>
                  </w:txbxContent>
                </v:textbox>
                <w10:wrap type="topAndBottom"/>
              </v:shape>
            </w:pict>
          </mc:Fallback>
        </mc:AlternateContent>
      </w:r>
      <w:r w:rsidRPr="00624374">
        <w:rPr>
          <w:rFonts w:eastAsia="Times New Roman" w:cs="Helvetica"/>
          <w:noProof/>
          <w:color w:val="333333"/>
          <w:lang w:eastAsia="en-GB"/>
        </w:rPr>
        <mc:AlternateContent>
          <mc:Choice Requires="wps">
            <w:drawing>
              <wp:anchor distT="91440" distB="91440" distL="114300" distR="114300" simplePos="0" relativeHeight="251665408" behindDoc="0" locked="0" layoutInCell="1" allowOverlap="1" wp14:anchorId="148A31B7" wp14:editId="62A5DCAA">
                <wp:simplePos x="0" y="0"/>
                <wp:positionH relativeFrom="margin">
                  <wp:align>right</wp:align>
                </wp:positionH>
                <wp:positionV relativeFrom="paragraph">
                  <wp:posOffset>278765</wp:posOffset>
                </wp:positionV>
                <wp:extent cx="5734050" cy="1403985"/>
                <wp:effectExtent l="0" t="0" r="0" b="635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3985"/>
                        </a:xfrm>
                        <a:prstGeom prst="rect">
                          <a:avLst/>
                        </a:prstGeom>
                        <a:noFill/>
                        <a:ln w="9525">
                          <a:noFill/>
                          <a:miter lim="800000"/>
                          <a:headEnd/>
                          <a:tailEnd/>
                        </a:ln>
                      </wps:spPr>
                      <wps:txbx>
                        <w:txbxContent>
                          <w:p w14:paraId="57604DF9" w14:textId="72BEDA11"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Example 2.</w:t>
                            </w:r>
                          </w:p>
                          <w:p w14:paraId="1EC0BE9B" w14:textId="635D00AC"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p>
                          <w:p w14:paraId="01EFA174" w14:textId="70472BA9"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x = ’1.0’</w:t>
                            </w:r>
                          </w:p>
                          <w:p w14:paraId="7AC48F8E" w14:textId="172C1D31"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y = ’2.5’</w:t>
                            </w:r>
                          </w:p>
                          <w:p w14:paraId="12688CC9" w14:textId="4FEDC666"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p>
                          <w:p w14:paraId="6FE1068D" w14:textId="546DBD9F" w:rsidR="00607A0E" w:rsidRDefault="00607A0E">
                            <w:pPr>
                              <w:pBdr>
                                <w:top w:val="single" w:sz="24" w:space="8" w:color="4F81BD" w:themeColor="accent1"/>
                                <w:bottom w:val="single" w:sz="24" w:space="8" w:color="4F81BD" w:themeColor="accent1"/>
                              </w:pBdr>
                              <w:spacing w:after="0"/>
                              <w:rPr>
                                <w:i/>
                                <w:iCs/>
                                <w:color w:val="4F81BD" w:themeColor="accent1"/>
                                <w:sz w:val="24"/>
                              </w:rPr>
                            </w:pPr>
                            <w:r>
                              <w:rPr>
                                <w:i/>
                                <w:iCs/>
                                <w:color w:val="4F81BD" w:themeColor="accent1"/>
                                <w:sz w:val="24"/>
                                <w:szCs w:val="24"/>
                              </w:rPr>
                              <w:t>x+y will give the result ‘1.02.5’  This has joined the two strings – called CONCTENATION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8A31B7" id="_x0000_s1033" type="#_x0000_t202" style="position:absolute;margin-left:400.3pt;margin-top:21.95pt;width:451.5pt;height:110.55pt;z-index:25166540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" filled="f" stroked="f">
                <v:textbox style="mso-fit-shape-to-text:t">
                  <w:txbxContent>
                    <w:p w14:paraId="57604DF9" w14:textId="72BEDA11"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Example 2.</w:t>
                      </w:r>
                    </w:p>
                    <w:p w14:paraId="1EC0BE9B" w14:textId="635D00AC"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p>
                    <w:p w14:paraId="01EFA174" w14:textId="70472BA9"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x = ’1.0’</w:t>
                      </w:r>
                    </w:p>
                    <w:p w14:paraId="7AC48F8E" w14:textId="172C1D31"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y = ’2.5’</w:t>
                      </w:r>
                    </w:p>
                    <w:p w14:paraId="12688CC9" w14:textId="4FEDC666" w:rsidR="00607A0E" w:rsidRDefault="00607A0E">
                      <w:pPr>
                        <w:pBdr>
                          <w:top w:val="single" w:sz="24" w:space="8" w:color="4F81BD" w:themeColor="accent1"/>
                          <w:bottom w:val="single" w:sz="24" w:space="8" w:color="4F81BD" w:themeColor="accent1"/>
                        </w:pBdr>
                        <w:spacing w:after="0"/>
                        <w:rPr>
                          <w:i/>
                          <w:iCs/>
                          <w:color w:val="4F81BD" w:themeColor="accent1"/>
                          <w:sz w:val="24"/>
                          <w:szCs w:val="24"/>
                        </w:rPr>
                      </w:pPr>
                    </w:p>
                    <w:p w14:paraId="6FE1068D" w14:textId="546DBD9F" w:rsidR="00607A0E" w:rsidRDefault="00607A0E">
                      <w:pPr>
                        <w:pBdr>
                          <w:top w:val="single" w:sz="24" w:space="8" w:color="4F81BD" w:themeColor="accent1"/>
                          <w:bottom w:val="single" w:sz="24" w:space="8" w:color="4F81BD" w:themeColor="accent1"/>
                        </w:pBdr>
                        <w:spacing w:after="0"/>
                        <w:rPr>
                          <w:i/>
                          <w:iCs/>
                          <w:color w:val="4F81BD" w:themeColor="accent1"/>
                          <w:sz w:val="24"/>
                        </w:rPr>
                      </w:pPr>
                      <w:r>
                        <w:rPr>
                          <w:i/>
                          <w:iCs/>
                          <w:color w:val="4F81BD" w:themeColor="accent1"/>
                          <w:sz w:val="24"/>
                          <w:szCs w:val="24"/>
                        </w:rPr>
                        <w:t>x+y will give the result ‘1.02.5’  This has joined the two strings – called CONCTENATION</w:t>
                      </w:r>
                    </w:p>
                  </w:txbxContent>
                </v:textbox>
                <w10:wrap type="topAndBottom" anchorx="margin"/>
              </v:shape>
            </w:pict>
          </mc:Fallback>
        </mc:AlternateContent>
      </w:r>
      <w:r w:rsidR="00070CA2">
        <w:rPr>
          <w:rFonts w:eastAsia="Times New Roman" w:cs="Helvetica"/>
          <w:color w:val="333333"/>
          <w:lang w:eastAsia="en-GB"/>
        </w:rPr>
        <w:t>,</w:t>
      </w:r>
    </w:p>
    <w:p w14:paraId="06583317" w14:textId="77777777" w:rsidR="00624374" w:rsidRDefault="00624374" w:rsidP="00C8445E">
      <w:pPr>
        <w:spacing w:before="192" w:after="192"/>
        <w:rPr>
          <w:rFonts w:eastAsia="Times New Roman" w:cs="Helvetica"/>
          <w:color w:val="333333"/>
          <w:lang w:eastAsia="en-GB"/>
        </w:rPr>
      </w:pPr>
    </w:p>
    <w:p w14:paraId="4AFCE828" w14:textId="3DFF3AD5" w:rsidR="00C8445E" w:rsidRDefault="00624374" w:rsidP="00C8445E">
      <w:pPr>
        <w:spacing w:before="192" w:after="192"/>
        <w:rPr>
          <w:rFonts w:eastAsia="Times New Roman" w:cs="Helvetica"/>
          <w:color w:val="333333"/>
          <w:lang w:eastAsia="en-GB"/>
        </w:rPr>
      </w:pPr>
      <w:r>
        <w:rPr>
          <w:rFonts w:eastAsia="Times New Roman" w:cs="Helvetica"/>
          <w:color w:val="333333"/>
          <w:lang w:eastAsia="en-GB"/>
        </w:rPr>
        <w:t>A bit of a warning:</w:t>
      </w:r>
      <w:r w:rsidR="00C8445E" w:rsidRPr="00C8445E">
        <w:rPr>
          <w:rFonts w:eastAsia="Times New Roman" w:cs="Helvetica"/>
          <w:color w:val="333333"/>
          <w:lang w:eastAsia="en-GB"/>
        </w:rPr>
        <w:t xml:space="preserve"> if </w:t>
      </w:r>
      <w:r w:rsidR="00C8445E" w:rsidRPr="00C8445E">
        <w:rPr>
          <w:rFonts w:eastAsia="Times New Roman" w:cs="Courier New"/>
          <w:color w:val="333333"/>
          <w:bdr w:val="single" w:sz="6" w:space="0" w:color="E7EAED" w:frame="1"/>
          <w:shd w:val="clear" w:color="auto" w:fill="F3F4F4"/>
          <w:lang w:eastAsia="en-GB"/>
        </w:rPr>
        <w:t>x=1</w:t>
      </w:r>
      <w:r w:rsidR="00C8445E" w:rsidRPr="00C8445E">
        <w:rPr>
          <w:rFonts w:eastAsia="Times New Roman" w:cs="Helvetica"/>
          <w:color w:val="333333"/>
          <w:lang w:eastAsia="en-GB"/>
        </w:rPr>
        <w:t xml:space="preserve"> and </w:t>
      </w:r>
      <w:r w:rsidR="00C8445E" w:rsidRPr="00C8445E">
        <w:rPr>
          <w:rFonts w:eastAsia="Times New Roman" w:cs="Courier New"/>
          <w:color w:val="333333"/>
          <w:bdr w:val="single" w:sz="6" w:space="0" w:color="E7EAED" w:frame="1"/>
          <w:shd w:val="clear" w:color="auto" w:fill="F3F4F4"/>
          <w:lang w:eastAsia="en-GB"/>
        </w:rPr>
        <w:t>y="2"</w:t>
      </w:r>
      <w:r w:rsidR="00C8445E" w:rsidRPr="00C8445E">
        <w:rPr>
          <w:rFonts w:eastAsia="Times New Roman" w:cs="Helvetica"/>
          <w:color w:val="333333"/>
          <w:lang w:eastAsia="en-GB"/>
        </w:rPr>
        <w:t xml:space="preserve">, </w:t>
      </w:r>
      <w:r w:rsidR="00C8445E" w:rsidRPr="00C8445E">
        <w:rPr>
          <w:rFonts w:eastAsia="Times New Roman" w:cs="Courier New"/>
          <w:color w:val="333333"/>
          <w:bdr w:val="single" w:sz="6" w:space="0" w:color="E7EAED" w:frame="1"/>
          <w:shd w:val="clear" w:color="auto" w:fill="F3F4F4"/>
          <w:lang w:eastAsia="en-GB"/>
        </w:rPr>
        <w:t>x+y</w:t>
      </w:r>
      <w:r w:rsidR="00C8445E" w:rsidRPr="00C8445E">
        <w:rPr>
          <w:rFonts w:eastAsia="Times New Roman" w:cs="Helvetica"/>
          <w:color w:val="333333"/>
          <w:lang w:eastAsia="en-GB"/>
        </w:rPr>
        <w:t xml:space="preserve"> will crash - you can't add an </w:t>
      </w:r>
      <w:r w:rsidR="00C8445E" w:rsidRPr="00C8445E">
        <w:rPr>
          <w:rFonts w:eastAsia="Times New Roman" w:cs="Courier New"/>
          <w:color w:val="333333"/>
          <w:bdr w:val="single" w:sz="6" w:space="0" w:color="E7EAED" w:frame="1"/>
          <w:shd w:val="clear" w:color="auto" w:fill="F3F4F4"/>
          <w:lang w:eastAsia="en-GB"/>
        </w:rPr>
        <w:t>int</w:t>
      </w:r>
      <w:r>
        <w:rPr>
          <w:rFonts w:eastAsia="Times New Roman" w:cs="Courier New"/>
          <w:color w:val="333333"/>
          <w:bdr w:val="single" w:sz="6" w:space="0" w:color="E7EAED" w:frame="1"/>
          <w:shd w:val="clear" w:color="auto" w:fill="F3F4F4"/>
          <w:lang w:eastAsia="en-GB"/>
        </w:rPr>
        <w:t xml:space="preserve"> </w:t>
      </w:r>
      <w:r w:rsidR="00C8445E" w:rsidRPr="00C8445E">
        <w:rPr>
          <w:rFonts w:eastAsia="Times New Roman" w:cs="Helvetica"/>
          <w:color w:val="333333"/>
          <w:lang w:eastAsia="en-GB"/>
        </w:rPr>
        <w:t xml:space="preserve">to a </w:t>
      </w:r>
      <w:r w:rsidR="00C8445E" w:rsidRPr="00C8445E">
        <w:rPr>
          <w:rFonts w:eastAsia="Times New Roman" w:cs="Courier New"/>
          <w:color w:val="333333"/>
          <w:bdr w:val="single" w:sz="6" w:space="0" w:color="E7EAED" w:frame="1"/>
          <w:shd w:val="clear" w:color="auto" w:fill="F3F4F4"/>
          <w:lang w:eastAsia="en-GB"/>
        </w:rPr>
        <w:t>str</w:t>
      </w:r>
      <w:r w:rsidR="00C8445E" w:rsidRPr="00C8445E">
        <w:rPr>
          <w:rFonts w:eastAsia="Times New Roman" w:cs="Helvetica"/>
          <w:color w:val="333333"/>
          <w:lang w:eastAsia="en-GB"/>
        </w:rPr>
        <w:t>.</w:t>
      </w:r>
    </w:p>
    <w:p w14:paraId="01152DC9" w14:textId="50642BD1" w:rsidR="00624374" w:rsidRPr="00C8445E" w:rsidRDefault="00624374" w:rsidP="00624374">
      <w:pPr>
        <w:pStyle w:val="Heading2"/>
        <w:rPr>
          <w:rFonts w:eastAsia="Times New Roman"/>
          <w:lang w:eastAsia="en-GB"/>
        </w:rPr>
      </w:pPr>
      <w:bookmarkStart w:id="16" w:name="_Ref4086818"/>
      <w:r>
        <w:rPr>
          <w:rFonts w:eastAsia="Times New Roman"/>
          <w:lang w:eastAsia="en-GB"/>
        </w:rPr>
        <w:t>Converting variable types</w:t>
      </w:r>
      <w:bookmarkEnd w:id="16"/>
    </w:p>
    <w:p w14:paraId="63631774" w14:textId="2D6E33B7" w:rsidR="00C8445E" w:rsidRPr="00C8445E" w:rsidRDefault="00624374" w:rsidP="00C8445E">
      <w:pPr>
        <w:spacing w:before="192" w:after="192"/>
        <w:rPr>
          <w:rFonts w:eastAsia="Times New Roman" w:cs="Helvetica"/>
          <w:color w:val="333333"/>
          <w:lang w:eastAsia="en-GB"/>
        </w:rPr>
      </w:pPr>
      <w:r>
        <w:rPr>
          <w:rFonts w:eastAsia="Times New Roman" w:cs="Helvetica"/>
          <w:color w:val="333333"/>
          <w:lang w:eastAsia="en-GB"/>
        </w:rPr>
        <w:t xml:space="preserve">There will be times when you need to convert a variable type to another. You can do this </w:t>
      </w:r>
      <w:proofErr w:type="gramStart"/>
      <w:r>
        <w:rPr>
          <w:rFonts w:eastAsia="Times New Roman" w:cs="Helvetica"/>
          <w:color w:val="333333"/>
          <w:lang w:eastAsia="en-GB"/>
        </w:rPr>
        <w:t>as long as</w:t>
      </w:r>
      <w:proofErr w:type="gramEnd"/>
      <w:r>
        <w:rPr>
          <w:rFonts w:eastAsia="Times New Roman" w:cs="Helvetica"/>
          <w:color w:val="333333"/>
          <w:lang w:eastAsia="en-GB"/>
        </w:rPr>
        <w:t xml:space="preserve"> it makes sense.</w:t>
      </w:r>
    </w:p>
    <w:p w14:paraId="48391F15" w14:textId="36501898" w:rsidR="00C76E6C" w:rsidRDefault="00C8445E" w:rsidP="00C8445E">
      <w:pPr>
        <w:spacing w:before="192" w:after="192"/>
        <w:rPr>
          <w:rFonts w:eastAsia="Times New Roman" w:cs="Helvetica"/>
          <w:color w:val="333333"/>
          <w:lang w:eastAsia="en-GB"/>
        </w:rPr>
      </w:pPr>
      <w:del w:id="17" w:author="John Palmer" w:date="2019-05-30T16:14:00Z">
        <w:r w:rsidRPr="00C8445E" w:rsidDel="006204DC">
          <w:rPr>
            <w:rFonts w:eastAsia="Times New Roman" w:cs="Helvetica"/>
            <w:color w:val="333333"/>
            <w:lang w:eastAsia="en-GB"/>
          </w:rPr>
          <w:delText>So</w:delText>
        </w:r>
      </w:del>
      <w:ins w:id="18" w:author="John Palmer" w:date="2019-05-30T16:14:00Z">
        <w:r w:rsidR="006204DC" w:rsidRPr="00C8445E">
          <w:rPr>
            <w:rFonts w:eastAsia="Times New Roman" w:cs="Helvetica"/>
            <w:color w:val="333333"/>
            <w:lang w:eastAsia="en-GB"/>
          </w:rPr>
          <w:t>So,</w:t>
        </w:r>
      </w:ins>
      <w:r w:rsidRPr="00C8445E">
        <w:rPr>
          <w:rFonts w:eastAsia="Times New Roman" w:cs="Helvetica"/>
          <w:color w:val="333333"/>
          <w:lang w:eastAsia="en-GB"/>
        </w:rPr>
        <w:t xml:space="preserve"> if we have </w:t>
      </w:r>
      <w:r w:rsidRPr="00C8445E">
        <w:rPr>
          <w:rFonts w:eastAsia="Times New Roman" w:cs="Courier New"/>
          <w:color w:val="333333"/>
          <w:bdr w:val="single" w:sz="6" w:space="0" w:color="E7EAED" w:frame="1"/>
          <w:shd w:val="clear" w:color="auto" w:fill="F3F4F4"/>
          <w:lang w:eastAsia="en-GB"/>
        </w:rPr>
        <w:t>x="3.142"</w:t>
      </w:r>
      <w:r w:rsidRPr="00C8445E">
        <w:rPr>
          <w:rFonts w:eastAsia="Times New Roman" w:cs="Helvetica"/>
          <w:color w:val="333333"/>
          <w:lang w:eastAsia="en-GB"/>
        </w:rPr>
        <w:t xml:space="preserve"> you can convert </w:t>
      </w:r>
      <w:r w:rsidRPr="00C8445E">
        <w:rPr>
          <w:rFonts w:eastAsia="Times New Roman" w:cs="Courier New"/>
          <w:color w:val="333333"/>
          <w:bdr w:val="single" w:sz="6" w:space="0" w:color="E7EAED" w:frame="1"/>
          <w:shd w:val="clear" w:color="auto" w:fill="F3F4F4"/>
          <w:lang w:eastAsia="en-GB"/>
        </w:rPr>
        <w:t>x</w:t>
      </w:r>
      <w:r w:rsidRPr="00C8445E">
        <w:rPr>
          <w:rFonts w:eastAsia="Times New Roman" w:cs="Helvetica"/>
          <w:color w:val="333333"/>
          <w:lang w:eastAsia="en-GB"/>
        </w:rPr>
        <w:t xml:space="preserve"> to a </w:t>
      </w:r>
      <w:proofErr w:type="gramStart"/>
      <w:r w:rsidRPr="00C8445E">
        <w:rPr>
          <w:rFonts w:eastAsia="Times New Roman" w:cs="Helvetica"/>
          <w:color w:val="333333"/>
          <w:lang w:eastAsia="en-GB"/>
        </w:rPr>
        <w:t>floating point</w:t>
      </w:r>
      <w:proofErr w:type="gramEnd"/>
      <w:r w:rsidRPr="00C8445E">
        <w:rPr>
          <w:rFonts w:eastAsia="Times New Roman" w:cs="Helvetica"/>
          <w:color w:val="333333"/>
          <w:lang w:eastAsia="en-GB"/>
        </w:rPr>
        <w:t xml:space="preserve"> number (in order to do some sums) by typing</w:t>
      </w:r>
      <w:r w:rsidR="00804C97">
        <w:rPr>
          <w:rFonts w:eastAsia="Times New Roman" w:cs="Helvetica"/>
          <w:color w:val="333333"/>
          <w:lang w:eastAsia="en-GB"/>
        </w:rPr>
        <w:t>:</w:t>
      </w:r>
    </w:p>
    <w:p w14:paraId="44B34985" w14:textId="77777777" w:rsidR="00804C97" w:rsidRDefault="00804C97" w:rsidP="00884982">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6212563"/>
      </w:pPr>
      <w:r>
        <w:rPr>
          <w:color w:val="000000"/>
        </w:rPr>
        <w:t>x</w:t>
      </w:r>
      <w:r>
        <w:rPr>
          <w:color w:val="666600"/>
        </w:rPr>
        <w:t>=</w:t>
      </w:r>
      <w:r>
        <w:rPr>
          <w:color w:val="000088"/>
        </w:rPr>
        <w:t>float</w:t>
      </w:r>
      <w:r>
        <w:rPr>
          <w:color w:val="666600"/>
        </w:rPr>
        <w:t>(</w:t>
      </w:r>
      <w:r>
        <w:rPr>
          <w:color w:val="000000"/>
        </w:rPr>
        <w:t>x</w:t>
      </w:r>
      <w:r>
        <w:rPr>
          <w:color w:val="666600"/>
        </w:rPr>
        <w:t>)</w:t>
      </w:r>
    </w:p>
    <w:p w14:paraId="3AC67009" w14:textId="7736E37C" w:rsidR="00804C97" w:rsidRDefault="00804C97" w:rsidP="00C8445E">
      <w:pPr>
        <w:spacing w:before="192" w:after="192"/>
        <w:rPr>
          <w:rFonts w:eastAsia="Times New Roman" w:cs="Helvetica"/>
          <w:color w:val="333333"/>
          <w:lang w:eastAsia="en-GB"/>
        </w:rPr>
      </w:pPr>
      <w:r>
        <w:rPr>
          <w:color w:val="000000"/>
        </w:rPr>
        <w:lastRenderedPageBreak/>
        <w:t> </w:t>
      </w:r>
      <w:r w:rsidR="00253C9D">
        <w:rPr>
          <w:color w:val="000000"/>
        </w:rPr>
        <w:t xml:space="preserve">This is a first example of a built-in </w:t>
      </w:r>
      <w:r w:rsidR="002676EF">
        <w:rPr>
          <w:color w:val="000000"/>
        </w:rPr>
        <w:t>‘</w:t>
      </w:r>
      <w:r w:rsidR="00253C9D">
        <w:rPr>
          <w:color w:val="000000"/>
        </w:rPr>
        <w:t>function</w:t>
      </w:r>
      <w:r w:rsidR="002676EF">
        <w:rPr>
          <w:color w:val="000000"/>
        </w:rPr>
        <w:t>’</w:t>
      </w:r>
      <w:r w:rsidR="00253C9D">
        <w:rPr>
          <w:color w:val="000000"/>
        </w:rPr>
        <w:t xml:space="preserve"> – in this case </w:t>
      </w:r>
      <w:r w:rsidR="00E979DF" w:rsidRPr="00E979DF">
        <w:rPr>
          <w:b/>
          <w:color w:val="4F81BD" w:themeColor="accent1"/>
        </w:rPr>
        <w:t>float()</w:t>
      </w:r>
    </w:p>
    <w:p w14:paraId="4FB31C37" w14:textId="7BF0F993" w:rsidR="00C76E6C" w:rsidRDefault="00C8445E" w:rsidP="00C8445E">
      <w:pPr>
        <w:spacing w:before="192" w:after="192"/>
        <w:rPr>
          <w:rFonts w:eastAsia="Times New Roman" w:cs="Courier New"/>
          <w:color w:val="333333"/>
          <w:bdr w:val="single" w:sz="6" w:space="0" w:color="E7EAED" w:frame="1"/>
          <w:shd w:val="clear" w:color="auto" w:fill="F3F4F4"/>
          <w:lang w:eastAsia="en-GB"/>
        </w:rPr>
      </w:pPr>
      <w:r w:rsidRPr="00C8445E">
        <w:rPr>
          <w:rFonts w:eastAsia="Times New Roman" w:cs="Helvetica"/>
          <w:color w:val="333333"/>
          <w:lang w:eastAsia="en-GB"/>
        </w:rPr>
        <w:t xml:space="preserve">Conversely, if we have, say, </w:t>
      </w:r>
      <w:r w:rsidRPr="00C8445E">
        <w:rPr>
          <w:rFonts w:eastAsia="Times New Roman" w:cs="Courier New"/>
          <w:color w:val="333333"/>
          <w:bdr w:val="single" w:sz="6" w:space="0" w:color="E7EAED" w:frame="1"/>
          <w:shd w:val="clear" w:color="auto" w:fill="F3F4F4"/>
          <w:lang w:eastAsia="en-GB"/>
        </w:rPr>
        <w:t>a=2.718</w:t>
      </w:r>
      <w:r w:rsidRPr="00C8445E">
        <w:rPr>
          <w:rFonts w:eastAsia="Times New Roman" w:cs="Helvetica"/>
          <w:color w:val="333333"/>
          <w:lang w:eastAsia="en-GB"/>
        </w:rPr>
        <w:t xml:space="preserve"> we can convert it to a string by: </w:t>
      </w:r>
    </w:p>
    <w:p w14:paraId="66A3691F" w14:textId="6D806AD0" w:rsidR="00804C97" w:rsidRPr="008B4A7A" w:rsidRDefault="00804C97" w:rsidP="008B4A7A">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5484993"/>
      </w:pPr>
      <w:r>
        <w:rPr>
          <w:color w:val="000000"/>
        </w:rPr>
        <w:t>a</w:t>
      </w:r>
      <w:r>
        <w:rPr>
          <w:color w:val="666600"/>
        </w:rPr>
        <w:t>=</w:t>
      </w:r>
      <w:r>
        <w:rPr>
          <w:color w:val="000000"/>
        </w:rPr>
        <w:t>str</w:t>
      </w:r>
      <w:r>
        <w:rPr>
          <w:color w:val="666600"/>
        </w:rPr>
        <w:t>(</w:t>
      </w:r>
      <w:r>
        <w:rPr>
          <w:color w:val="000000"/>
        </w:rPr>
        <w:t>a</w:t>
      </w:r>
      <w:r>
        <w:rPr>
          <w:color w:val="666600"/>
        </w:rPr>
        <w:t>)</w:t>
      </w:r>
    </w:p>
    <w:p w14:paraId="6B879D92" w14:textId="0C4ABC36" w:rsidR="00C8445E" w:rsidRDefault="00C8445E" w:rsidP="00C8445E">
      <w:pPr>
        <w:spacing w:before="192" w:after="192"/>
        <w:rPr>
          <w:rFonts w:eastAsia="Times New Roman" w:cs="Helvetica"/>
          <w:color w:val="333333"/>
          <w:lang w:eastAsia="en-GB"/>
        </w:rPr>
      </w:pPr>
      <w:r w:rsidRPr="00C8445E">
        <w:rPr>
          <w:rFonts w:eastAsia="Times New Roman" w:cs="Helvetica"/>
          <w:color w:val="333333"/>
          <w:lang w:eastAsia="en-GB"/>
        </w:rPr>
        <w:t xml:space="preserve">Do be careful though: </w:t>
      </w:r>
      <w:r w:rsidRPr="00C8445E">
        <w:rPr>
          <w:rFonts w:eastAsia="Times New Roman" w:cs="Courier New"/>
          <w:color w:val="333333"/>
          <w:bdr w:val="single" w:sz="6" w:space="0" w:color="E7EAED" w:frame="1"/>
          <w:shd w:val="clear" w:color="auto" w:fill="F3F4F4"/>
          <w:lang w:eastAsia="en-GB"/>
        </w:rPr>
        <w:t>x="pi"</w:t>
      </w:r>
      <w:r w:rsidRPr="00C8445E">
        <w:rPr>
          <w:rFonts w:eastAsia="Times New Roman" w:cs="Helvetica"/>
          <w:color w:val="333333"/>
          <w:lang w:eastAsia="en-GB"/>
        </w:rPr>
        <w:t xml:space="preserve"> is fine, but then </w:t>
      </w:r>
      <w:r w:rsidRPr="00C8445E">
        <w:rPr>
          <w:rFonts w:eastAsia="Times New Roman" w:cs="Courier New"/>
          <w:color w:val="333333"/>
          <w:bdr w:val="single" w:sz="6" w:space="0" w:color="E7EAED" w:frame="1"/>
          <w:shd w:val="clear" w:color="auto" w:fill="F3F4F4"/>
          <w:lang w:eastAsia="en-GB"/>
        </w:rPr>
        <w:t>float(x)</w:t>
      </w:r>
      <w:r w:rsidRPr="00C8445E">
        <w:rPr>
          <w:rFonts w:eastAsia="Times New Roman" w:cs="Helvetica"/>
          <w:color w:val="333333"/>
          <w:lang w:eastAsia="en-GB"/>
        </w:rPr>
        <w:t xml:space="preserve"> will crash. The conversion of strings to </w:t>
      </w:r>
      <w:r w:rsidR="00C76E6C">
        <w:rPr>
          <w:rFonts w:eastAsia="Times New Roman" w:cs="Helvetica"/>
          <w:color w:val="333333"/>
          <w:lang w:eastAsia="en-GB"/>
        </w:rPr>
        <w:t xml:space="preserve">int and </w:t>
      </w:r>
      <w:r w:rsidRPr="00C8445E">
        <w:rPr>
          <w:rFonts w:eastAsia="Times New Roman" w:cs="Helvetica"/>
          <w:color w:val="333333"/>
          <w:lang w:eastAsia="en-GB"/>
        </w:rPr>
        <w:t>float will come in very useful when we get to inputting stuff</w:t>
      </w:r>
      <w:r w:rsidR="00C76E6C">
        <w:rPr>
          <w:rFonts w:eastAsia="Times New Roman" w:cs="Helvetica"/>
          <w:color w:val="333333"/>
          <w:lang w:eastAsia="en-GB"/>
        </w:rPr>
        <w:t xml:space="preserve"> - next</w:t>
      </w:r>
      <w:r w:rsidRPr="00C8445E">
        <w:rPr>
          <w:rFonts w:eastAsia="Times New Roman" w:cs="Helvetica"/>
          <w:color w:val="333333"/>
          <w:lang w:eastAsia="en-GB"/>
        </w:rPr>
        <w:t>.</w:t>
      </w:r>
    </w:p>
    <w:p w14:paraId="2A230B1B" w14:textId="3EE0EADE" w:rsidR="002E39E7" w:rsidRDefault="002E39E7" w:rsidP="00C8445E">
      <w:pPr>
        <w:spacing w:before="192" w:after="192"/>
        <w:rPr>
          <w:rFonts w:eastAsia="Times New Roman" w:cs="Helvetica"/>
          <w:color w:val="333333"/>
          <w:lang w:eastAsia="en-GB"/>
        </w:rPr>
      </w:pPr>
    </w:p>
    <w:p w14:paraId="559F0F54" w14:textId="488071CC" w:rsidR="00821D25" w:rsidRDefault="003769F9" w:rsidP="00821D25">
      <w:pPr>
        <w:pStyle w:val="Heading2"/>
        <w:rPr>
          <w:rFonts w:eastAsia="Times New Roman"/>
          <w:lang w:eastAsia="en-GB"/>
        </w:rPr>
      </w:pPr>
      <w:bookmarkStart w:id="19" w:name="_Ref4240824"/>
      <w:r>
        <w:rPr>
          <w:rFonts w:eastAsia="Times New Roman"/>
          <w:lang w:eastAsia="en-GB"/>
        </w:rPr>
        <w:t xml:space="preserve">Lists - </w:t>
      </w:r>
      <w:r w:rsidR="00821D25">
        <w:rPr>
          <w:rFonts w:eastAsia="Times New Roman"/>
          <w:lang w:eastAsia="en-GB"/>
        </w:rPr>
        <w:t>Aggregating variables</w:t>
      </w:r>
      <w:bookmarkEnd w:id="19"/>
      <w:r w:rsidR="00821D25">
        <w:rPr>
          <w:rFonts w:eastAsia="Times New Roman"/>
          <w:lang w:eastAsia="en-GB"/>
        </w:rPr>
        <w:t xml:space="preserve">  </w:t>
      </w:r>
    </w:p>
    <w:p w14:paraId="57BA5EA0" w14:textId="020C7DAF" w:rsidR="00821D25" w:rsidRPr="00821D25" w:rsidRDefault="00821D25" w:rsidP="00821D25">
      <w:pPr>
        <w:rPr>
          <w:rFonts w:asciiTheme="majorHAnsi" w:hAnsiTheme="majorHAnsi"/>
          <w:lang w:eastAsia="en-GB"/>
        </w:rPr>
      </w:pPr>
      <w:r w:rsidRPr="00821D25">
        <w:rPr>
          <w:rFonts w:asciiTheme="majorHAnsi" w:hAnsiTheme="majorHAnsi"/>
          <w:lang w:eastAsia="en-GB"/>
        </w:rPr>
        <w:t xml:space="preserve">We often need to collect </w:t>
      </w:r>
      <w:proofErr w:type="gramStart"/>
      <w:r w:rsidRPr="00821D25">
        <w:rPr>
          <w:rFonts w:asciiTheme="majorHAnsi" w:hAnsiTheme="majorHAnsi"/>
          <w:lang w:eastAsia="en-GB"/>
        </w:rPr>
        <w:t>a number of</w:t>
      </w:r>
      <w:proofErr w:type="gramEnd"/>
      <w:r w:rsidRPr="00821D25">
        <w:rPr>
          <w:rFonts w:asciiTheme="majorHAnsi" w:hAnsiTheme="majorHAnsi"/>
          <w:lang w:eastAsia="en-GB"/>
        </w:rPr>
        <w:t xml:space="preserve"> variables together. For example, we might want to have a list of star coordinates we want to work on. Or we might have a series of data points to plot on a graph. We could do this by allocating a lot of similar variable names – coord1, coord2, coord3, … or x1, x2, x3, … This would work but would rapidly become unwieldy and would be difficult to automate any processing needed on all the variables.</w:t>
      </w:r>
    </w:p>
    <w:p w14:paraId="0ACEFCB3" w14:textId="39640CF3" w:rsidR="00821D25" w:rsidRDefault="00821D25" w:rsidP="00821D25">
      <w:pPr>
        <w:rPr>
          <w:ins w:id="20" w:author="John Palmer" w:date="2019-05-30T16:09:00Z"/>
          <w:rFonts w:asciiTheme="majorHAnsi" w:hAnsiTheme="majorHAnsi"/>
          <w:lang w:eastAsia="en-GB"/>
        </w:rPr>
      </w:pPr>
      <w:r w:rsidRPr="00821D25">
        <w:rPr>
          <w:rFonts w:asciiTheme="majorHAnsi" w:hAnsiTheme="majorHAnsi"/>
          <w:lang w:eastAsia="en-GB"/>
        </w:rPr>
        <w:t xml:space="preserve">This is </w:t>
      </w:r>
      <w:r w:rsidRPr="0044727D">
        <w:t>where the concepts of lists come in. (also tuples, arrays and dictionaries – these are related data structures we’ll</w:t>
      </w:r>
      <w:r>
        <w:rPr>
          <w:rFonts w:asciiTheme="majorHAnsi" w:hAnsiTheme="majorHAnsi"/>
          <w:lang w:eastAsia="en-GB"/>
        </w:rPr>
        <w:t xml:space="preserve"> come to later). A list is indicated by square brackets ‘[]’. This is best seen with a simple line of code:</w:t>
      </w:r>
    </w:p>
    <w:p w14:paraId="028C236E" w14:textId="77777777" w:rsidR="00E34475" w:rsidRDefault="00E34475" w:rsidP="00E34475">
      <w:pPr>
        <w:pStyle w:val="HTMLPreformatted"/>
        <w:numPr>
          <w:ilvl w:val="0"/>
          <w:numId w:val="7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6181804"/>
        <w:rPr>
          <w:ins w:id="21" w:author="John Palmer" w:date="2019-05-30T16:10:00Z"/>
        </w:rPr>
        <w:pPrChange w:id="22" w:author="John Palmer" w:date="2019-05-30T16:10:00Z">
          <w:pPr>
            <w:pStyle w:val="HTMLPreformatted"/>
            <w:numPr>
              <w:numId w:val="1"/>
            </w:numPr>
            <w:pBdr>
              <w:top w:val="single" w:sz="6" w:space="2" w:color="888888"/>
              <w:left w:val="single" w:sz="6" w:space="2" w:color="888888"/>
              <w:bottom w:val="single" w:sz="6" w:space="2" w:color="888888"/>
              <w:right w:val="single" w:sz="6" w:space="2" w:color="888888"/>
            </w:pBdr>
            <w:spacing w:before="100" w:beforeAutospacing="1" w:after="100" w:afterAutospacing="1"/>
            <w:ind w:left="720" w:hanging="360"/>
            <w:divId w:val="1586181804"/>
          </w:pPr>
        </w:pPrChange>
      </w:pPr>
      <w:proofErr w:type="spellStart"/>
      <w:ins w:id="23" w:author="John Palmer" w:date="2019-05-30T16:10:00Z">
        <w:r>
          <w:rPr>
            <w:color w:val="000000"/>
          </w:rPr>
          <w:t>y_values</w:t>
        </w:r>
        <w:proofErr w:type="spellEnd"/>
        <w:r>
          <w:rPr>
            <w:color w:val="000000"/>
          </w:rPr>
          <w:t xml:space="preserve"> </w:t>
        </w:r>
        <w:r>
          <w:rPr>
            <w:color w:val="666600"/>
          </w:rPr>
          <w:t>=</w:t>
        </w:r>
        <w:r>
          <w:rPr>
            <w:color w:val="000000"/>
          </w:rPr>
          <w:t xml:space="preserve"> </w:t>
        </w:r>
        <w:r>
          <w:rPr>
            <w:color w:val="666600"/>
          </w:rPr>
          <w:t>[</w:t>
        </w:r>
        <w:r>
          <w:rPr>
            <w:color w:val="006666"/>
          </w:rPr>
          <w:t>1.1</w:t>
        </w:r>
        <w:r>
          <w:rPr>
            <w:color w:val="666600"/>
          </w:rPr>
          <w:t>,</w:t>
        </w:r>
        <w:r>
          <w:rPr>
            <w:color w:val="000000"/>
          </w:rPr>
          <w:t xml:space="preserve"> </w:t>
        </w:r>
        <w:r>
          <w:rPr>
            <w:color w:val="006666"/>
          </w:rPr>
          <w:t>3.9</w:t>
        </w:r>
        <w:r>
          <w:rPr>
            <w:color w:val="666600"/>
          </w:rPr>
          <w:t>,</w:t>
        </w:r>
        <w:r>
          <w:rPr>
            <w:color w:val="000000"/>
          </w:rPr>
          <w:t xml:space="preserve"> </w:t>
        </w:r>
        <w:r>
          <w:rPr>
            <w:color w:val="006666"/>
          </w:rPr>
          <w:t>9.1</w:t>
        </w:r>
        <w:r>
          <w:rPr>
            <w:color w:val="666600"/>
          </w:rPr>
          <w:t>,</w:t>
        </w:r>
        <w:r>
          <w:rPr>
            <w:color w:val="000000"/>
          </w:rPr>
          <w:t xml:space="preserve"> </w:t>
        </w:r>
        <w:r>
          <w:rPr>
            <w:color w:val="006666"/>
          </w:rPr>
          <w:t>16.5</w:t>
        </w:r>
        <w:r>
          <w:rPr>
            <w:color w:val="666600"/>
          </w:rPr>
          <w:t>,</w:t>
        </w:r>
        <w:r>
          <w:rPr>
            <w:color w:val="000000"/>
          </w:rPr>
          <w:t xml:space="preserve"> </w:t>
        </w:r>
        <w:r>
          <w:rPr>
            <w:color w:val="006666"/>
          </w:rPr>
          <w:t>23.9</w:t>
        </w:r>
        <w:r>
          <w:rPr>
            <w:color w:val="666600"/>
          </w:rPr>
          <w:t>,</w:t>
        </w:r>
        <w:r>
          <w:rPr>
            <w:color w:val="000000"/>
          </w:rPr>
          <w:t xml:space="preserve"> </w:t>
        </w:r>
        <w:r>
          <w:rPr>
            <w:color w:val="006666"/>
          </w:rPr>
          <w:t>36.0</w:t>
        </w:r>
        <w:r>
          <w:rPr>
            <w:color w:val="666600"/>
          </w:rPr>
          <w:t>,</w:t>
        </w:r>
        <w:r>
          <w:rPr>
            <w:color w:val="000000"/>
          </w:rPr>
          <w:t xml:space="preserve"> </w:t>
        </w:r>
        <w:r>
          <w:rPr>
            <w:color w:val="006666"/>
          </w:rPr>
          <w:t>50.1</w:t>
        </w:r>
        <w:r>
          <w:rPr>
            <w:color w:val="666600"/>
          </w:rPr>
          <w:t>,</w:t>
        </w:r>
        <w:r>
          <w:rPr>
            <w:color w:val="000000"/>
          </w:rPr>
          <w:t xml:space="preserve"> </w:t>
        </w:r>
        <w:r>
          <w:rPr>
            <w:color w:val="006666"/>
          </w:rPr>
          <w:t>63.2</w:t>
        </w:r>
        <w:r>
          <w:rPr>
            <w:color w:val="666600"/>
          </w:rPr>
          <w:t>,</w:t>
        </w:r>
        <w:r>
          <w:rPr>
            <w:color w:val="000000"/>
          </w:rPr>
          <w:t xml:space="preserve"> </w:t>
        </w:r>
        <w:r>
          <w:rPr>
            <w:color w:val="006666"/>
          </w:rPr>
          <w:t>82.1</w:t>
        </w:r>
        <w:r>
          <w:rPr>
            <w:color w:val="666600"/>
          </w:rPr>
          <w:t>,</w:t>
        </w:r>
        <w:r>
          <w:rPr>
            <w:color w:val="000000"/>
          </w:rPr>
          <w:t xml:space="preserve"> </w:t>
        </w:r>
        <w:r>
          <w:rPr>
            <w:color w:val="006666"/>
          </w:rPr>
          <w:t>102.3</w:t>
        </w:r>
        <w:r>
          <w:rPr>
            <w:color w:val="666600"/>
          </w:rPr>
          <w:t>]</w:t>
        </w:r>
      </w:ins>
    </w:p>
    <w:p w14:paraId="4E51AAFB" w14:textId="3990D166" w:rsidR="00E34475" w:rsidDel="00E34475" w:rsidRDefault="00E34475" w:rsidP="00E34475">
      <w:pPr>
        <w:rPr>
          <w:del w:id="24" w:author="John Palmer" w:date="2019-05-30T16:10:00Z"/>
          <w:rFonts w:asciiTheme="majorHAnsi" w:hAnsiTheme="majorHAnsi"/>
          <w:lang w:eastAsia="en-GB"/>
        </w:rPr>
        <w:pPrChange w:id="25" w:author="John Palmer" w:date="2019-05-30T16:10:00Z">
          <w:pPr/>
        </w:pPrChange>
      </w:pPr>
      <w:ins w:id="26" w:author="John Palmer" w:date="2019-05-30T16:10:00Z">
        <w:r>
          <w:rPr>
            <w:color w:val="000000"/>
          </w:rPr>
          <w:t> </w:t>
        </w:r>
      </w:ins>
    </w:p>
    <w:p w14:paraId="66C804F1" w14:textId="03B8F0C2" w:rsidR="0044727D" w:rsidDel="00E34475" w:rsidRDefault="0044727D" w:rsidP="00E34475">
      <w:pPr>
        <w:rPr>
          <w:del w:id="27" w:author="John Palmer" w:date="2019-05-30T16:10:00Z"/>
        </w:rPr>
        <w:pPrChange w:id="28" w:author="John Palmer" w:date="2019-05-30T16:10:00Z">
          <w:pPr>
            <w:pStyle w:val="HTMLPreformatted"/>
            <w:numPr>
              <w:numId w:val="10"/>
            </w:numPr>
            <w:pBdr>
              <w:top w:val="single" w:sz="6" w:space="2" w:color="888888"/>
              <w:left w:val="single" w:sz="6" w:space="2" w:color="888888"/>
              <w:bottom w:val="single" w:sz="6" w:space="2" w:color="888888"/>
              <w:right w:val="single" w:sz="6" w:space="2" w:color="888888"/>
            </w:pBdr>
            <w:tabs>
              <w:tab w:val="num" w:pos="3053"/>
            </w:tabs>
            <w:spacing w:before="100" w:beforeAutospacing="1" w:after="100" w:afterAutospacing="1"/>
            <w:ind w:left="3053" w:hanging="360"/>
          </w:pPr>
        </w:pPrChange>
      </w:pPr>
      <w:bookmarkStart w:id="29" w:name="_Hlk10125014"/>
      <w:del w:id="30" w:author="John Palmer" w:date="2019-05-30T16:10:00Z">
        <w:r w:rsidDel="00E34475">
          <w:rPr>
            <w:color w:val="000000"/>
          </w:rPr>
          <w:delText xml:space="preserve">y_values </w:delText>
        </w:r>
        <w:r w:rsidDel="00E34475">
          <w:rPr>
            <w:color w:val="666600"/>
          </w:rPr>
          <w:delText>=</w:delText>
        </w:r>
        <w:r w:rsidDel="00E34475">
          <w:rPr>
            <w:color w:val="000000"/>
          </w:rPr>
          <w:delText xml:space="preserve"> </w:delText>
        </w:r>
        <w:r w:rsidDel="00E34475">
          <w:rPr>
            <w:color w:val="666600"/>
          </w:rPr>
          <w:delText>[</w:delText>
        </w:r>
        <w:r w:rsidDel="00E34475">
          <w:rPr>
            <w:color w:val="006666"/>
          </w:rPr>
          <w:delText>1.1</w:delText>
        </w:r>
        <w:r w:rsidDel="00E34475">
          <w:rPr>
            <w:color w:val="666600"/>
          </w:rPr>
          <w:delText>,</w:delText>
        </w:r>
        <w:r w:rsidDel="00E34475">
          <w:rPr>
            <w:color w:val="000000"/>
          </w:rPr>
          <w:delText xml:space="preserve"> </w:delText>
        </w:r>
        <w:r w:rsidDel="00E34475">
          <w:rPr>
            <w:color w:val="006666"/>
          </w:rPr>
          <w:delText>3.9</w:delText>
        </w:r>
        <w:r w:rsidDel="00E34475">
          <w:rPr>
            <w:color w:val="666600"/>
          </w:rPr>
          <w:delText>,</w:delText>
        </w:r>
        <w:r w:rsidDel="00E34475">
          <w:rPr>
            <w:color w:val="000000"/>
          </w:rPr>
          <w:delText xml:space="preserve"> </w:delText>
        </w:r>
        <w:r w:rsidDel="00E34475">
          <w:rPr>
            <w:color w:val="006666"/>
          </w:rPr>
          <w:delText>9.1</w:delText>
        </w:r>
        <w:r w:rsidDel="00E34475">
          <w:rPr>
            <w:color w:val="666600"/>
          </w:rPr>
          <w:delText>,</w:delText>
        </w:r>
        <w:r w:rsidDel="00E34475">
          <w:rPr>
            <w:color w:val="000000"/>
          </w:rPr>
          <w:delText xml:space="preserve"> </w:delText>
        </w:r>
        <w:r w:rsidDel="00E34475">
          <w:rPr>
            <w:color w:val="006666"/>
          </w:rPr>
          <w:delText>16.5</w:delText>
        </w:r>
        <w:r w:rsidDel="00E34475">
          <w:rPr>
            <w:color w:val="666600"/>
          </w:rPr>
          <w:delText>,</w:delText>
        </w:r>
        <w:r w:rsidDel="00E34475">
          <w:rPr>
            <w:color w:val="000000"/>
          </w:rPr>
          <w:delText xml:space="preserve"> </w:delText>
        </w:r>
        <w:r w:rsidDel="00E34475">
          <w:rPr>
            <w:color w:val="006666"/>
          </w:rPr>
          <w:delText>23.9</w:delText>
        </w:r>
        <w:r w:rsidDel="00E34475">
          <w:rPr>
            <w:color w:val="666600"/>
          </w:rPr>
          <w:delText>,</w:delText>
        </w:r>
        <w:r w:rsidDel="00E34475">
          <w:rPr>
            <w:color w:val="000000"/>
          </w:rPr>
          <w:delText xml:space="preserve"> </w:delText>
        </w:r>
        <w:r w:rsidDel="00E34475">
          <w:rPr>
            <w:color w:val="006666"/>
          </w:rPr>
          <w:delText>36.0</w:delText>
        </w:r>
        <w:r w:rsidDel="00E34475">
          <w:rPr>
            <w:color w:val="666600"/>
          </w:rPr>
          <w:delText>,</w:delText>
        </w:r>
        <w:r w:rsidDel="00E34475">
          <w:rPr>
            <w:color w:val="000000"/>
          </w:rPr>
          <w:delText xml:space="preserve"> </w:delText>
        </w:r>
        <w:r w:rsidDel="00E34475">
          <w:rPr>
            <w:color w:val="006666"/>
          </w:rPr>
          <w:delText>50.1</w:delText>
        </w:r>
        <w:r w:rsidDel="00E34475">
          <w:rPr>
            <w:color w:val="666600"/>
          </w:rPr>
          <w:delText>,</w:delText>
        </w:r>
        <w:r w:rsidDel="00E34475">
          <w:rPr>
            <w:color w:val="000000"/>
          </w:rPr>
          <w:delText xml:space="preserve"> </w:delText>
        </w:r>
        <w:r w:rsidDel="00E34475">
          <w:rPr>
            <w:color w:val="006666"/>
          </w:rPr>
          <w:delText>63.2</w:delText>
        </w:r>
        <w:r w:rsidDel="00E34475">
          <w:rPr>
            <w:color w:val="666600"/>
          </w:rPr>
          <w:delText>,</w:delText>
        </w:r>
        <w:r w:rsidDel="00E34475">
          <w:rPr>
            <w:color w:val="000000"/>
          </w:rPr>
          <w:delText xml:space="preserve"> </w:delText>
        </w:r>
        <w:r w:rsidDel="00E34475">
          <w:rPr>
            <w:color w:val="006666"/>
          </w:rPr>
          <w:delText>82.1</w:delText>
        </w:r>
        <w:r w:rsidDel="00E34475">
          <w:rPr>
            <w:color w:val="666600"/>
          </w:rPr>
          <w:delText>,</w:delText>
        </w:r>
        <w:r w:rsidDel="00E34475">
          <w:rPr>
            <w:color w:val="000000"/>
          </w:rPr>
          <w:delText xml:space="preserve"> </w:delText>
        </w:r>
        <w:r w:rsidDel="00E34475">
          <w:rPr>
            <w:color w:val="006666"/>
          </w:rPr>
          <w:delText>102.3</w:delText>
        </w:r>
        <w:r w:rsidDel="00E34475">
          <w:rPr>
            <w:color w:val="666600"/>
          </w:rPr>
          <w:delText>]</w:delText>
        </w:r>
      </w:del>
    </w:p>
    <w:bookmarkEnd w:id="29"/>
    <w:p w14:paraId="5CD6EC05" w14:textId="11A929E5" w:rsidR="00821D25" w:rsidRPr="0044727D" w:rsidRDefault="0044727D" w:rsidP="00821D25">
      <w:pPr>
        <w:rPr>
          <w:rFonts w:asciiTheme="majorHAnsi" w:hAnsiTheme="majorHAnsi"/>
          <w:color w:val="000000"/>
        </w:rPr>
      </w:pPr>
      <w:del w:id="31" w:author="John Palmer" w:date="2019-05-30T16:10:00Z">
        <w:r w:rsidRPr="0044727D" w:rsidDel="00E34475">
          <w:rPr>
            <w:rFonts w:asciiTheme="majorHAnsi" w:hAnsiTheme="majorHAnsi"/>
            <w:color w:val="000000"/>
          </w:rPr>
          <w:delText> </w:delText>
        </w:r>
      </w:del>
      <w:r w:rsidRPr="0044727D">
        <w:rPr>
          <w:rFonts w:asciiTheme="majorHAnsi" w:hAnsiTheme="majorHAnsi"/>
          <w:color w:val="000000"/>
        </w:rPr>
        <w:t>We now have a list containing some y values called ‘y_values’ – lets have some x values.</w:t>
      </w:r>
    </w:p>
    <w:p w14:paraId="531682B5" w14:textId="6F827A5A" w:rsidR="0044727D" w:rsidRDefault="0044727D" w:rsidP="008849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4390922"/>
      </w:pPr>
      <w:proofErr w:type="spellStart"/>
      <w:r>
        <w:rPr>
          <w:color w:val="000000"/>
        </w:rPr>
        <w:t>x_values</w:t>
      </w:r>
      <w:proofErr w:type="spellEnd"/>
      <w:r>
        <w:rPr>
          <w:color w:val="000000"/>
        </w:rPr>
        <w:t xml:space="preserve"> </w:t>
      </w:r>
      <w:r>
        <w:rPr>
          <w:color w:val="666600"/>
        </w:rPr>
        <w:t>=</w:t>
      </w:r>
      <w:r>
        <w:rPr>
          <w:color w:val="000000"/>
        </w:rPr>
        <w:t xml:space="preserve"> </w:t>
      </w:r>
      <w:r>
        <w:rPr>
          <w:color w:val="666600"/>
        </w:rPr>
        <w:t>[</w:t>
      </w:r>
      <w:r>
        <w:rPr>
          <w:color w:val="006666"/>
        </w:rPr>
        <w:t>1</w:t>
      </w:r>
      <w:r>
        <w:rPr>
          <w:color w:val="666600"/>
        </w:rPr>
        <w:t>,</w:t>
      </w:r>
      <w:r>
        <w:rPr>
          <w:color w:val="006666"/>
        </w:rPr>
        <w:t>2</w:t>
      </w:r>
      <w:r>
        <w:rPr>
          <w:color w:val="666600"/>
        </w:rPr>
        <w:t>,</w:t>
      </w:r>
      <w:r>
        <w:rPr>
          <w:color w:val="006666"/>
        </w:rPr>
        <w:t>3</w:t>
      </w:r>
      <w:r>
        <w:rPr>
          <w:color w:val="666600"/>
        </w:rPr>
        <w:t>,</w:t>
      </w:r>
      <w:r>
        <w:rPr>
          <w:color w:val="006666"/>
        </w:rPr>
        <w:t>4</w:t>
      </w:r>
      <w:r>
        <w:rPr>
          <w:color w:val="666600"/>
        </w:rPr>
        <w:t>,</w:t>
      </w:r>
      <w:r>
        <w:rPr>
          <w:color w:val="006666"/>
        </w:rPr>
        <w:t>5</w:t>
      </w:r>
      <w:r>
        <w:rPr>
          <w:color w:val="666600"/>
        </w:rPr>
        <w:t>,</w:t>
      </w:r>
      <w:r>
        <w:rPr>
          <w:color w:val="006666"/>
        </w:rPr>
        <w:t>6</w:t>
      </w:r>
      <w:r>
        <w:rPr>
          <w:color w:val="666600"/>
        </w:rPr>
        <w:t>,</w:t>
      </w:r>
      <w:r>
        <w:rPr>
          <w:color w:val="006666"/>
        </w:rPr>
        <w:t>7</w:t>
      </w:r>
      <w:r>
        <w:rPr>
          <w:color w:val="666600"/>
        </w:rPr>
        <w:t>,</w:t>
      </w:r>
      <w:r>
        <w:rPr>
          <w:color w:val="006666"/>
        </w:rPr>
        <w:t>8</w:t>
      </w:r>
      <w:r>
        <w:rPr>
          <w:color w:val="666600"/>
        </w:rPr>
        <w:t>,</w:t>
      </w:r>
      <w:r>
        <w:rPr>
          <w:color w:val="006666"/>
        </w:rPr>
        <w:t>9</w:t>
      </w:r>
      <w:r>
        <w:rPr>
          <w:color w:val="666600"/>
        </w:rPr>
        <w:t>,</w:t>
      </w:r>
      <w:r>
        <w:rPr>
          <w:color w:val="006666"/>
        </w:rPr>
        <w:t>10</w:t>
      </w:r>
      <w:r>
        <w:rPr>
          <w:color w:val="666600"/>
        </w:rPr>
        <w:t>]</w:t>
      </w:r>
    </w:p>
    <w:p w14:paraId="2D5E25D3" w14:textId="0A96299A" w:rsidR="003769F9" w:rsidRDefault="0044727D" w:rsidP="0044727D">
      <w:pPr>
        <w:rPr>
          <w:rFonts w:asciiTheme="majorHAnsi" w:hAnsiTheme="majorHAnsi"/>
        </w:rPr>
      </w:pPr>
      <w:r w:rsidRPr="0044727D">
        <w:rPr>
          <w:rFonts w:asciiTheme="majorHAnsi" w:hAnsiTheme="majorHAnsi"/>
        </w:rPr>
        <w:t> You might like to consider what kind of curve this would make – we’ll see later.</w:t>
      </w:r>
    </w:p>
    <w:p w14:paraId="4CC1160F" w14:textId="6B837CA0" w:rsidR="003769F9" w:rsidRDefault="003769F9" w:rsidP="003769F9">
      <w:pPr>
        <w:pStyle w:val="Heading3"/>
      </w:pPr>
      <w:bookmarkStart w:id="32" w:name="_Ref4326750"/>
      <w:r>
        <w:t>Accessing, modifying and deleting list values</w:t>
      </w:r>
      <w:bookmarkEnd w:id="32"/>
    </w:p>
    <w:p w14:paraId="24F88CE4" w14:textId="31B43E5A" w:rsidR="0044727D" w:rsidRDefault="00B80B4E" w:rsidP="0044727D">
      <w:pPr>
        <w:rPr>
          <w:rFonts w:asciiTheme="majorHAnsi" w:hAnsiTheme="majorHAnsi"/>
        </w:rPr>
      </w:pPr>
      <w:r>
        <w:rPr>
          <w:rFonts w:asciiTheme="majorHAnsi" w:hAnsiTheme="majorHAnsi"/>
        </w:rPr>
        <w:t xml:space="preserve">The nice thing about using a list is that you can access/retrieve any value by using an ‘index’ into the structure. So, the first value has an ‘index’ of 0 (computer often start counting at 0, not 1), the second has an index of 1 … and so on. </w:t>
      </w:r>
      <w:proofErr w:type="gramStart"/>
      <w:r>
        <w:rPr>
          <w:rFonts w:asciiTheme="majorHAnsi" w:hAnsiTheme="majorHAnsi"/>
        </w:rPr>
        <w:t>So</w:t>
      </w:r>
      <w:proofErr w:type="gramEnd"/>
      <w:r>
        <w:rPr>
          <w:rFonts w:asciiTheme="majorHAnsi" w:hAnsiTheme="majorHAnsi"/>
        </w:rPr>
        <w:t xml:space="preserve"> to see, for example the fifth value of the y_values list (36.0) we would ask for ‘</w:t>
      </w:r>
      <w:r w:rsidRPr="00B80B4E">
        <w:rPr>
          <w:rFonts w:asciiTheme="majorHAnsi" w:hAnsiTheme="majorHAnsi"/>
          <w:b/>
          <w:color w:val="1F497D" w:themeColor="text2"/>
        </w:rPr>
        <w:t>y_values[4]</w:t>
      </w:r>
      <w:r>
        <w:rPr>
          <w:rFonts w:asciiTheme="majorHAnsi" w:hAnsiTheme="majorHAnsi"/>
        </w:rPr>
        <w:t>’ (remember indices start at 0).</w:t>
      </w:r>
    </w:p>
    <w:p w14:paraId="551C786D" w14:textId="046A94A3" w:rsidR="00D37DE7" w:rsidRDefault="00D37DE7" w:rsidP="0044727D">
      <w:pPr>
        <w:rPr>
          <w:rFonts w:asciiTheme="majorHAnsi" w:hAnsiTheme="majorHAnsi"/>
        </w:rPr>
      </w:pPr>
    </w:p>
    <w:p w14:paraId="2D2D5CA0" w14:textId="4C0D7F5D" w:rsidR="00D37DE7" w:rsidRPr="0044727D" w:rsidRDefault="00D37DE7" w:rsidP="0044727D">
      <w:pPr>
        <w:rPr>
          <w:rFonts w:asciiTheme="majorHAnsi" w:hAnsiTheme="majorHAnsi"/>
        </w:rPr>
      </w:pPr>
      <w:r>
        <w:rPr>
          <w:rFonts w:asciiTheme="majorHAnsi" w:hAnsiTheme="majorHAnsi"/>
        </w:rPr>
        <w:t>Below is a Python console session showing how this works. The important thing to note here is what happens if you use an index that doesn’t exist</w:t>
      </w:r>
      <w:r w:rsidR="00323BB0">
        <w:rPr>
          <w:rFonts w:asciiTheme="majorHAnsi" w:hAnsiTheme="majorHAnsi"/>
        </w:rPr>
        <w:t>, the line numbers, by-the-way won’t necessarily appear and are not important</w:t>
      </w:r>
      <w:r>
        <w:rPr>
          <w:rFonts w:asciiTheme="majorHAnsi" w:hAnsiTheme="majorHAnsi"/>
        </w:rPr>
        <w:t>.</w:t>
      </w:r>
    </w:p>
    <w:p w14:paraId="531A2BD0" w14:textId="77777777" w:rsid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pPr>
      <w:r>
        <w:rPr>
          <w:color w:val="666600"/>
        </w:rPr>
        <w:t>&gt;&gt;&gt;</w:t>
      </w:r>
      <w:r>
        <w:rPr>
          <w:color w:val="000000"/>
        </w:rPr>
        <w:t xml:space="preserve"> y_values</w:t>
      </w:r>
    </w:p>
    <w:p w14:paraId="2E0FAF44" w14:textId="77777777" w:rsid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pPr>
      <w:r>
        <w:rPr>
          <w:color w:val="666600"/>
        </w:rPr>
        <w:t>[</w:t>
      </w:r>
      <w:r>
        <w:rPr>
          <w:color w:val="006666"/>
        </w:rPr>
        <w:t>1.1</w:t>
      </w:r>
      <w:r>
        <w:rPr>
          <w:color w:val="666600"/>
        </w:rPr>
        <w:t>,</w:t>
      </w:r>
      <w:r>
        <w:rPr>
          <w:color w:val="000000"/>
        </w:rPr>
        <w:t xml:space="preserve"> </w:t>
      </w:r>
      <w:r>
        <w:rPr>
          <w:color w:val="006666"/>
        </w:rPr>
        <w:t>3.9</w:t>
      </w:r>
      <w:r>
        <w:rPr>
          <w:color w:val="666600"/>
        </w:rPr>
        <w:t>,</w:t>
      </w:r>
      <w:r>
        <w:rPr>
          <w:color w:val="000000"/>
        </w:rPr>
        <w:t xml:space="preserve"> </w:t>
      </w:r>
      <w:r>
        <w:rPr>
          <w:color w:val="006666"/>
        </w:rPr>
        <w:t>9.1</w:t>
      </w:r>
      <w:r>
        <w:rPr>
          <w:color w:val="666600"/>
        </w:rPr>
        <w:t>,</w:t>
      </w:r>
      <w:r>
        <w:rPr>
          <w:color w:val="000000"/>
        </w:rPr>
        <w:t xml:space="preserve"> </w:t>
      </w:r>
      <w:r>
        <w:rPr>
          <w:color w:val="006666"/>
        </w:rPr>
        <w:t>16.5</w:t>
      </w:r>
      <w:r>
        <w:rPr>
          <w:color w:val="666600"/>
        </w:rPr>
        <w:t>,</w:t>
      </w:r>
      <w:r>
        <w:rPr>
          <w:color w:val="000000"/>
        </w:rPr>
        <w:t xml:space="preserve"> </w:t>
      </w:r>
      <w:r>
        <w:rPr>
          <w:color w:val="006666"/>
        </w:rPr>
        <w:t>23.9</w:t>
      </w:r>
      <w:r>
        <w:rPr>
          <w:color w:val="666600"/>
        </w:rPr>
        <w:t>,</w:t>
      </w:r>
      <w:r>
        <w:rPr>
          <w:color w:val="000000"/>
        </w:rPr>
        <w:t xml:space="preserve"> </w:t>
      </w:r>
      <w:r>
        <w:rPr>
          <w:color w:val="006666"/>
        </w:rPr>
        <w:t>36.0</w:t>
      </w:r>
      <w:r>
        <w:rPr>
          <w:color w:val="666600"/>
        </w:rPr>
        <w:t>,</w:t>
      </w:r>
      <w:r>
        <w:rPr>
          <w:color w:val="000000"/>
        </w:rPr>
        <w:t xml:space="preserve"> </w:t>
      </w:r>
      <w:r>
        <w:rPr>
          <w:color w:val="006666"/>
        </w:rPr>
        <w:t>50.1</w:t>
      </w:r>
      <w:r>
        <w:rPr>
          <w:color w:val="666600"/>
        </w:rPr>
        <w:t>,</w:t>
      </w:r>
      <w:r>
        <w:rPr>
          <w:color w:val="000000"/>
        </w:rPr>
        <w:t xml:space="preserve"> </w:t>
      </w:r>
      <w:r>
        <w:rPr>
          <w:color w:val="006666"/>
        </w:rPr>
        <w:t>63.2</w:t>
      </w:r>
      <w:r>
        <w:rPr>
          <w:color w:val="666600"/>
        </w:rPr>
        <w:t>,</w:t>
      </w:r>
      <w:r>
        <w:rPr>
          <w:color w:val="000000"/>
        </w:rPr>
        <w:t xml:space="preserve"> </w:t>
      </w:r>
      <w:r>
        <w:rPr>
          <w:color w:val="006666"/>
        </w:rPr>
        <w:t>82.1</w:t>
      </w:r>
      <w:r>
        <w:rPr>
          <w:color w:val="666600"/>
        </w:rPr>
        <w:t>,</w:t>
      </w:r>
      <w:r>
        <w:rPr>
          <w:color w:val="000000"/>
        </w:rPr>
        <w:t xml:space="preserve"> </w:t>
      </w:r>
      <w:r>
        <w:rPr>
          <w:color w:val="006666"/>
        </w:rPr>
        <w:t>102.3</w:t>
      </w:r>
      <w:r>
        <w:rPr>
          <w:color w:val="666600"/>
        </w:rPr>
        <w:t>]</w:t>
      </w:r>
    </w:p>
    <w:p w14:paraId="2AC3A257" w14:textId="77777777" w:rsid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pPr>
      <w:r>
        <w:rPr>
          <w:color w:val="666600"/>
        </w:rPr>
        <w:t>&gt;&gt;&gt;</w:t>
      </w:r>
      <w:r>
        <w:rPr>
          <w:color w:val="000000"/>
        </w:rPr>
        <w:t xml:space="preserve"> y_values</w:t>
      </w:r>
      <w:r>
        <w:rPr>
          <w:color w:val="666600"/>
        </w:rPr>
        <w:t>[</w:t>
      </w:r>
      <w:r>
        <w:rPr>
          <w:color w:val="006666"/>
        </w:rPr>
        <w:t>2</w:t>
      </w:r>
      <w:r>
        <w:rPr>
          <w:color w:val="666600"/>
        </w:rPr>
        <w:t>]</w:t>
      </w:r>
    </w:p>
    <w:p w14:paraId="2E37A6E4" w14:textId="77777777" w:rsid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pPr>
      <w:r>
        <w:rPr>
          <w:color w:val="006666"/>
        </w:rPr>
        <w:t>9.1</w:t>
      </w:r>
    </w:p>
    <w:p w14:paraId="280A5704" w14:textId="77777777" w:rsid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pPr>
      <w:r>
        <w:rPr>
          <w:color w:val="666600"/>
        </w:rPr>
        <w:t>&gt;&gt;&gt;</w:t>
      </w:r>
      <w:r>
        <w:rPr>
          <w:color w:val="000000"/>
        </w:rPr>
        <w:t xml:space="preserve"> y_values</w:t>
      </w:r>
      <w:r>
        <w:rPr>
          <w:color w:val="666600"/>
        </w:rPr>
        <w:t>[</w:t>
      </w:r>
      <w:r>
        <w:rPr>
          <w:color w:val="006666"/>
        </w:rPr>
        <w:t>0</w:t>
      </w:r>
      <w:r>
        <w:rPr>
          <w:color w:val="666600"/>
        </w:rPr>
        <w:t>]</w:t>
      </w:r>
    </w:p>
    <w:p w14:paraId="2FB8F44B" w14:textId="77777777" w:rsid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pPr>
      <w:r>
        <w:rPr>
          <w:color w:val="006666"/>
        </w:rPr>
        <w:t>1.1</w:t>
      </w:r>
    </w:p>
    <w:p w14:paraId="6580B1CB" w14:textId="77777777" w:rsid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pPr>
      <w:r>
        <w:rPr>
          <w:color w:val="666600"/>
        </w:rPr>
        <w:t>&gt;&gt;&gt;</w:t>
      </w:r>
      <w:r>
        <w:rPr>
          <w:color w:val="000000"/>
        </w:rPr>
        <w:t xml:space="preserve"> y_values</w:t>
      </w:r>
      <w:r>
        <w:rPr>
          <w:color w:val="666600"/>
        </w:rPr>
        <w:t>[</w:t>
      </w:r>
      <w:r>
        <w:rPr>
          <w:color w:val="006666"/>
        </w:rPr>
        <w:t>8</w:t>
      </w:r>
      <w:r>
        <w:rPr>
          <w:color w:val="666600"/>
        </w:rPr>
        <w:t>]</w:t>
      </w:r>
    </w:p>
    <w:p w14:paraId="15319CB4" w14:textId="77777777" w:rsid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pPr>
      <w:r>
        <w:rPr>
          <w:color w:val="006666"/>
        </w:rPr>
        <w:t>82.1</w:t>
      </w:r>
    </w:p>
    <w:p w14:paraId="2B5564B5" w14:textId="77777777" w:rsid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pPr>
      <w:r>
        <w:rPr>
          <w:color w:val="666600"/>
        </w:rPr>
        <w:t>&gt;&gt;&gt;</w:t>
      </w:r>
      <w:r>
        <w:rPr>
          <w:color w:val="000000"/>
        </w:rPr>
        <w:t xml:space="preserve"> y_values</w:t>
      </w:r>
      <w:r>
        <w:rPr>
          <w:color w:val="666600"/>
        </w:rPr>
        <w:t>[</w:t>
      </w:r>
      <w:r>
        <w:rPr>
          <w:color w:val="006666"/>
        </w:rPr>
        <w:t>10</w:t>
      </w:r>
      <w:r>
        <w:rPr>
          <w:color w:val="666600"/>
        </w:rPr>
        <w:t>]</w:t>
      </w:r>
    </w:p>
    <w:p w14:paraId="060539E4" w14:textId="77777777" w:rsidR="0044727D" w:rsidRP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rPr>
          <w:color w:val="FF0000"/>
        </w:rPr>
      </w:pPr>
      <w:r w:rsidRPr="0044727D">
        <w:rPr>
          <w:color w:val="FF0000"/>
        </w:rPr>
        <w:lastRenderedPageBreak/>
        <w:t>Traceback (most recent call last):</w:t>
      </w:r>
    </w:p>
    <w:p w14:paraId="118A93E8" w14:textId="77777777" w:rsidR="0044727D" w:rsidRP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rPr>
          <w:color w:val="FF0000"/>
        </w:rPr>
      </w:pPr>
      <w:r w:rsidRPr="0044727D">
        <w:rPr>
          <w:color w:val="FF0000"/>
        </w:rPr>
        <w:t xml:space="preserve">  File "&lt;pyshell#10&gt;", line 1, in &lt;module&gt;</w:t>
      </w:r>
    </w:p>
    <w:p w14:paraId="0C58E7FA" w14:textId="77777777" w:rsidR="0044727D" w:rsidRP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rPr>
          <w:color w:val="FF0000"/>
        </w:rPr>
      </w:pPr>
      <w:r w:rsidRPr="0044727D">
        <w:rPr>
          <w:color w:val="FF0000"/>
        </w:rPr>
        <w:t xml:space="preserve">    y_values[10]</w:t>
      </w:r>
    </w:p>
    <w:p w14:paraId="49C81A3E" w14:textId="77777777" w:rsidR="0044727D" w:rsidRPr="0044727D" w:rsidRDefault="0044727D" w:rsidP="008849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59163091"/>
        <w:rPr>
          <w:color w:val="FF0000"/>
        </w:rPr>
      </w:pPr>
      <w:proofErr w:type="spellStart"/>
      <w:r w:rsidRPr="0044727D">
        <w:rPr>
          <w:color w:val="FF0000"/>
        </w:rPr>
        <w:t>IndexError</w:t>
      </w:r>
      <w:proofErr w:type="spellEnd"/>
      <w:r w:rsidRPr="0044727D">
        <w:rPr>
          <w:color w:val="FF0000"/>
        </w:rPr>
        <w:t>: list index out of range</w:t>
      </w:r>
    </w:p>
    <w:p w14:paraId="3EF3422E" w14:textId="77777777" w:rsidR="00C51974" w:rsidRDefault="0044727D" w:rsidP="0044727D">
      <w:pPr>
        <w:rPr>
          <w:color w:val="000000"/>
        </w:rPr>
      </w:pPr>
      <w:r>
        <w:rPr>
          <w:color w:val="000000"/>
        </w:rPr>
        <w:t> </w:t>
      </w:r>
      <w:r w:rsidR="00C51974">
        <w:rPr>
          <w:color w:val="000000"/>
        </w:rPr>
        <w:t xml:space="preserve">There are </w:t>
      </w:r>
      <w:proofErr w:type="gramStart"/>
      <w:r w:rsidR="00C51974">
        <w:rPr>
          <w:color w:val="000000"/>
        </w:rPr>
        <w:t>a number of</w:t>
      </w:r>
      <w:proofErr w:type="gramEnd"/>
      <w:r w:rsidR="00C51974">
        <w:rPr>
          <w:color w:val="000000"/>
        </w:rPr>
        <w:t xml:space="preserve"> ways to manipulate the data in a list. </w:t>
      </w:r>
    </w:p>
    <w:p w14:paraId="5FFED15A" w14:textId="194C5DA8" w:rsidR="00821D25" w:rsidRDefault="00C51974" w:rsidP="0044727D">
      <w:pPr>
        <w:rPr>
          <w:color w:val="000000"/>
        </w:rPr>
      </w:pPr>
      <w:r>
        <w:rPr>
          <w:color w:val="000000"/>
        </w:rPr>
        <w:t>Amongst these, y</w:t>
      </w:r>
      <w:r w:rsidR="00D37DE7">
        <w:rPr>
          <w:color w:val="000000"/>
        </w:rPr>
        <w:t>ou can find out how many things are in the list</w:t>
      </w:r>
    </w:p>
    <w:p w14:paraId="1E4503DD" w14:textId="77777777" w:rsidR="00A84A32" w:rsidRDefault="00A84A32" w:rsidP="00884982">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47538"/>
      </w:pPr>
      <w:r>
        <w:rPr>
          <w:color w:val="666600"/>
        </w:rPr>
        <w:t>&gt;&gt;&gt;</w:t>
      </w:r>
      <w:r>
        <w:rPr>
          <w:color w:val="000000"/>
        </w:rPr>
        <w:t xml:space="preserve"> len</w:t>
      </w:r>
      <w:r>
        <w:rPr>
          <w:color w:val="666600"/>
        </w:rPr>
        <w:t>(</w:t>
      </w:r>
      <w:r>
        <w:rPr>
          <w:color w:val="000000"/>
        </w:rPr>
        <w:t>y_values</w:t>
      </w:r>
      <w:r>
        <w:rPr>
          <w:color w:val="666600"/>
        </w:rPr>
        <w:t>)</w:t>
      </w:r>
    </w:p>
    <w:p w14:paraId="58B1FCEA" w14:textId="77777777" w:rsidR="00A84A32" w:rsidRDefault="00A84A32" w:rsidP="00884982">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47538"/>
      </w:pPr>
      <w:r>
        <w:rPr>
          <w:color w:val="006666"/>
        </w:rPr>
        <w:t>10</w:t>
      </w:r>
    </w:p>
    <w:p w14:paraId="6C71D23F" w14:textId="62F59D83" w:rsidR="00D37DE7" w:rsidRDefault="00A84A32" w:rsidP="00A84A32">
      <w:pPr>
        <w:rPr>
          <w:color w:val="000000"/>
        </w:rPr>
      </w:pPr>
      <w:r>
        <w:rPr>
          <w:color w:val="000000"/>
        </w:rPr>
        <w:t> You can add (append) things to the list:</w:t>
      </w:r>
    </w:p>
    <w:p w14:paraId="03FB6048" w14:textId="77777777" w:rsidR="00A84A32" w:rsidRDefault="00A84A32" w:rsidP="00884982">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9982812"/>
      </w:pPr>
      <w:r>
        <w:rPr>
          <w:color w:val="666600"/>
        </w:rPr>
        <w:t>&gt;&gt;&gt;</w:t>
      </w:r>
      <w:r>
        <w:rPr>
          <w:color w:val="000000"/>
        </w:rPr>
        <w:t xml:space="preserve"> y_values</w:t>
      </w:r>
      <w:r>
        <w:rPr>
          <w:color w:val="666600"/>
        </w:rPr>
        <w:t>.</w:t>
      </w:r>
      <w:r>
        <w:rPr>
          <w:color w:val="000000"/>
        </w:rPr>
        <w:t>append</w:t>
      </w:r>
      <w:r>
        <w:rPr>
          <w:color w:val="666600"/>
        </w:rPr>
        <w:t>(</w:t>
      </w:r>
      <w:r>
        <w:rPr>
          <w:color w:val="006666"/>
        </w:rPr>
        <w:t>3.142</w:t>
      </w:r>
      <w:r>
        <w:rPr>
          <w:color w:val="666600"/>
        </w:rPr>
        <w:t>)</w:t>
      </w:r>
    </w:p>
    <w:p w14:paraId="5DA95311" w14:textId="77777777" w:rsidR="00A84A32" w:rsidRDefault="00A84A32" w:rsidP="00884982">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9982812"/>
      </w:pPr>
      <w:r>
        <w:rPr>
          <w:color w:val="666600"/>
        </w:rPr>
        <w:t>&gt;&gt;&gt;</w:t>
      </w:r>
      <w:r>
        <w:rPr>
          <w:color w:val="000000"/>
        </w:rPr>
        <w:t xml:space="preserve"> y_values</w:t>
      </w:r>
    </w:p>
    <w:p w14:paraId="43E493C2" w14:textId="77777777" w:rsidR="00A84A32" w:rsidRDefault="00A84A32" w:rsidP="00884982">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9982812"/>
      </w:pPr>
      <w:r>
        <w:rPr>
          <w:color w:val="666600"/>
        </w:rPr>
        <w:t>[</w:t>
      </w:r>
      <w:r>
        <w:rPr>
          <w:color w:val="006666"/>
        </w:rPr>
        <w:t>1.1</w:t>
      </w:r>
      <w:r>
        <w:rPr>
          <w:color w:val="666600"/>
        </w:rPr>
        <w:t>,</w:t>
      </w:r>
      <w:r>
        <w:rPr>
          <w:color w:val="000000"/>
        </w:rPr>
        <w:t xml:space="preserve"> </w:t>
      </w:r>
      <w:r>
        <w:rPr>
          <w:color w:val="006666"/>
        </w:rPr>
        <w:t>3.9</w:t>
      </w:r>
      <w:r>
        <w:rPr>
          <w:color w:val="666600"/>
        </w:rPr>
        <w:t>,</w:t>
      </w:r>
      <w:r>
        <w:rPr>
          <w:color w:val="000000"/>
        </w:rPr>
        <w:t xml:space="preserve"> </w:t>
      </w:r>
      <w:r>
        <w:rPr>
          <w:color w:val="006666"/>
        </w:rPr>
        <w:t>9.1</w:t>
      </w:r>
      <w:r>
        <w:rPr>
          <w:color w:val="666600"/>
        </w:rPr>
        <w:t>,</w:t>
      </w:r>
      <w:r>
        <w:rPr>
          <w:color w:val="000000"/>
        </w:rPr>
        <w:t xml:space="preserve"> </w:t>
      </w:r>
      <w:r>
        <w:rPr>
          <w:color w:val="006666"/>
        </w:rPr>
        <w:t>16.5</w:t>
      </w:r>
      <w:r>
        <w:rPr>
          <w:color w:val="666600"/>
        </w:rPr>
        <w:t>,</w:t>
      </w:r>
      <w:r>
        <w:rPr>
          <w:color w:val="000000"/>
        </w:rPr>
        <w:t xml:space="preserve"> </w:t>
      </w:r>
      <w:r>
        <w:rPr>
          <w:color w:val="006666"/>
        </w:rPr>
        <w:t>23.9</w:t>
      </w:r>
      <w:r>
        <w:rPr>
          <w:color w:val="666600"/>
        </w:rPr>
        <w:t>,</w:t>
      </w:r>
      <w:r>
        <w:rPr>
          <w:color w:val="000000"/>
        </w:rPr>
        <w:t xml:space="preserve"> </w:t>
      </w:r>
      <w:r>
        <w:rPr>
          <w:color w:val="006666"/>
        </w:rPr>
        <w:t>36.0</w:t>
      </w:r>
      <w:r>
        <w:rPr>
          <w:color w:val="666600"/>
        </w:rPr>
        <w:t>,</w:t>
      </w:r>
      <w:r>
        <w:rPr>
          <w:color w:val="000000"/>
        </w:rPr>
        <w:t xml:space="preserve"> </w:t>
      </w:r>
      <w:r>
        <w:rPr>
          <w:color w:val="006666"/>
        </w:rPr>
        <w:t>50.1</w:t>
      </w:r>
      <w:r>
        <w:rPr>
          <w:color w:val="666600"/>
        </w:rPr>
        <w:t>,</w:t>
      </w:r>
      <w:r>
        <w:rPr>
          <w:color w:val="000000"/>
        </w:rPr>
        <w:t xml:space="preserve"> </w:t>
      </w:r>
      <w:r>
        <w:rPr>
          <w:color w:val="006666"/>
        </w:rPr>
        <w:t>63.2</w:t>
      </w:r>
      <w:r>
        <w:rPr>
          <w:color w:val="666600"/>
        </w:rPr>
        <w:t>,</w:t>
      </w:r>
      <w:r>
        <w:rPr>
          <w:color w:val="000000"/>
        </w:rPr>
        <w:t xml:space="preserve"> </w:t>
      </w:r>
      <w:r>
        <w:rPr>
          <w:color w:val="006666"/>
        </w:rPr>
        <w:t>82.1</w:t>
      </w:r>
      <w:r>
        <w:rPr>
          <w:color w:val="666600"/>
        </w:rPr>
        <w:t>,</w:t>
      </w:r>
      <w:r>
        <w:rPr>
          <w:color w:val="000000"/>
        </w:rPr>
        <w:t xml:space="preserve"> </w:t>
      </w:r>
      <w:r>
        <w:rPr>
          <w:color w:val="006666"/>
        </w:rPr>
        <w:t>102.3</w:t>
      </w:r>
      <w:r>
        <w:rPr>
          <w:color w:val="666600"/>
        </w:rPr>
        <w:t>,</w:t>
      </w:r>
      <w:r>
        <w:rPr>
          <w:color w:val="000000"/>
        </w:rPr>
        <w:t xml:space="preserve"> </w:t>
      </w:r>
      <w:r>
        <w:rPr>
          <w:color w:val="006666"/>
        </w:rPr>
        <w:t>3.142</w:t>
      </w:r>
      <w:r>
        <w:rPr>
          <w:color w:val="666600"/>
        </w:rPr>
        <w:t>]</w:t>
      </w:r>
    </w:p>
    <w:p w14:paraId="3305587D" w14:textId="77777777" w:rsidR="00A84A32" w:rsidRDefault="00A84A32" w:rsidP="00884982">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9982812"/>
      </w:pPr>
      <w:r>
        <w:rPr>
          <w:color w:val="666600"/>
        </w:rPr>
        <w:t>&gt;&gt;&gt;</w:t>
      </w:r>
    </w:p>
    <w:p w14:paraId="03A8972A" w14:textId="5AEB2C5D" w:rsidR="00A84A32" w:rsidRDefault="00A84A32" w:rsidP="00A84A32">
      <w:pPr>
        <w:rPr>
          <w:color w:val="000000"/>
        </w:rPr>
      </w:pPr>
      <w:r>
        <w:rPr>
          <w:color w:val="000000"/>
        </w:rPr>
        <w:t> </w:t>
      </w:r>
      <w:r w:rsidR="003D22EE">
        <w:rPr>
          <w:color w:val="000000"/>
        </w:rPr>
        <w:t>And t</w:t>
      </w:r>
      <w:r>
        <w:rPr>
          <w:color w:val="000000"/>
        </w:rPr>
        <w:t xml:space="preserve">here are </w:t>
      </w:r>
      <w:proofErr w:type="gramStart"/>
      <w:r>
        <w:rPr>
          <w:color w:val="000000"/>
        </w:rPr>
        <w:t>a number of</w:t>
      </w:r>
      <w:proofErr w:type="gramEnd"/>
      <w:r>
        <w:rPr>
          <w:color w:val="000000"/>
        </w:rPr>
        <w:t xml:space="preserve"> ways you can remove things from the list:</w:t>
      </w:r>
    </w:p>
    <w:p w14:paraId="2229C871" w14:textId="77777777" w:rsidR="00A84A32" w:rsidRDefault="00A84A32" w:rsidP="00884982">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0597584"/>
      </w:pPr>
      <w:r>
        <w:rPr>
          <w:color w:val="666600"/>
        </w:rPr>
        <w:t>&gt;&gt;&gt;</w:t>
      </w:r>
      <w:r>
        <w:rPr>
          <w:color w:val="000000"/>
        </w:rPr>
        <w:t xml:space="preserve"> y_values</w:t>
      </w:r>
      <w:r>
        <w:rPr>
          <w:color w:val="666600"/>
        </w:rPr>
        <w:t>.</w:t>
      </w:r>
      <w:r>
        <w:rPr>
          <w:color w:val="000088"/>
        </w:rPr>
        <w:t>remove</w:t>
      </w:r>
      <w:r>
        <w:rPr>
          <w:color w:val="666600"/>
        </w:rPr>
        <w:t>(</w:t>
      </w:r>
      <w:r>
        <w:rPr>
          <w:color w:val="006666"/>
        </w:rPr>
        <w:t>3.142</w:t>
      </w:r>
      <w:r>
        <w:rPr>
          <w:color w:val="666600"/>
        </w:rPr>
        <w:t>)</w:t>
      </w:r>
    </w:p>
    <w:p w14:paraId="37FB6AD2" w14:textId="77777777" w:rsidR="00A84A32" w:rsidRDefault="00A84A32" w:rsidP="00884982">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0597584"/>
      </w:pPr>
      <w:r>
        <w:rPr>
          <w:color w:val="666600"/>
        </w:rPr>
        <w:t>&gt;&gt;&gt;</w:t>
      </w:r>
      <w:r>
        <w:rPr>
          <w:color w:val="000000"/>
        </w:rPr>
        <w:t xml:space="preserve"> y_values</w:t>
      </w:r>
    </w:p>
    <w:p w14:paraId="433DD6FA" w14:textId="77777777" w:rsidR="00A84A32" w:rsidRDefault="00A84A32" w:rsidP="00884982">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0597584"/>
      </w:pPr>
      <w:r>
        <w:rPr>
          <w:color w:val="666600"/>
        </w:rPr>
        <w:t>[</w:t>
      </w:r>
      <w:r>
        <w:rPr>
          <w:color w:val="006666"/>
        </w:rPr>
        <w:t>1.1</w:t>
      </w:r>
      <w:r>
        <w:rPr>
          <w:color w:val="666600"/>
        </w:rPr>
        <w:t>,</w:t>
      </w:r>
      <w:r>
        <w:rPr>
          <w:color w:val="000000"/>
        </w:rPr>
        <w:t xml:space="preserve"> </w:t>
      </w:r>
      <w:r>
        <w:rPr>
          <w:color w:val="006666"/>
        </w:rPr>
        <w:t>3.9</w:t>
      </w:r>
      <w:r>
        <w:rPr>
          <w:color w:val="666600"/>
        </w:rPr>
        <w:t>,</w:t>
      </w:r>
      <w:r>
        <w:rPr>
          <w:color w:val="000000"/>
        </w:rPr>
        <w:t xml:space="preserve"> </w:t>
      </w:r>
      <w:r>
        <w:rPr>
          <w:color w:val="006666"/>
        </w:rPr>
        <w:t>9.1</w:t>
      </w:r>
      <w:r>
        <w:rPr>
          <w:color w:val="666600"/>
        </w:rPr>
        <w:t>,</w:t>
      </w:r>
      <w:r>
        <w:rPr>
          <w:color w:val="000000"/>
        </w:rPr>
        <w:t xml:space="preserve"> </w:t>
      </w:r>
      <w:r>
        <w:rPr>
          <w:color w:val="006666"/>
        </w:rPr>
        <w:t>16.5</w:t>
      </w:r>
      <w:r>
        <w:rPr>
          <w:color w:val="666600"/>
        </w:rPr>
        <w:t>,</w:t>
      </w:r>
      <w:r>
        <w:rPr>
          <w:color w:val="000000"/>
        </w:rPr>
        <w:t xml:space="preserve"> </w:t>
      </w:r>
      <w:r>
        <w:rPr>
          <w:color w:val="006666"/>
        </w:rPr>
        <w:t>23.9</w:t>
      </w:r>
      <w:r>
        <w:rPr>
          <w:color w:val="666600"/>
        </w:rPr>
        <w:t>,</w:t>
      </w:r>
      <w:r>
        <w:rPr>
          <w:color w:val="000000"/>
        </w:rPr>
        <w:t xml:space="preserve"> </w:t>
      </w:r>
      <w:r>
        <w:rPr>
          <w:color w:val="006666"/>
        </w:rPr>
        <w:t>36.0</w:t>
      </w:r>
      <w:r>
        <w:rPr>
          <w:color w:val="666600"/>
        </w:rPr>
        <w:t>,</w:t>
      </w:r>
      <w:r>
        <w:rPr>
          <w:color w:val="000000"/>
        </w:rPr>
        <w:t xml:space="preserve"> </w:t>
      </w:r>
      <w:r>
        <w:rPr>
          <w:color w:val="006666"/>
        </w:rPr>
        <w:t>50.1</w:t>
      </w:r>
      <w:r>
        <w:rPr>
          <w:color w:val="666600"/>
        </w:rPr>
        <w:t>,</w:t>
      </w:r>
      <w:r>
        <w:rPr>
          <w:color w:val="000000"/>
        </w:rPr>
        <w:t xml:space="preserve"> </w:t>
      </w:r>
      <w:r>
        <w:rPr>
          <w:color w:val="006666"/>
        </w:rPr>
        <w:t>63.2</w:t>
      </w:r>
      <w:r>
        <w:rPr>
          <w:color w:val="666600"/>
        </w:rPr>
        <w:t>,</w:t>
      </w:r>
      <w:r>
        <w:rPr>
          <w:color w:val="000000"/>
        </w:rPr>
        <w:t xml:space="preserve"> </w:t>
      </w:r>
      <w:r>
        <w:rPr>
          <w:color w:val="006666"/>
        </w:rPr>
        <w:t>82.1</w:t>
      </w:r>
      <w:r>
        <w:rPr>
          <w:color w:val="666600"/>
        </w:rPr>
        <w:t>,</w:t>
      </w:r>
      <w:r>
        <w:rPr>
          <w:color w:val="000000"/>
        </w:rPr>
        <w:t xml:space="preserve"> </w:t>
      </w:r>
      <w:r>
        <w:rPr>
          <w:color w:val="006666"/>
        </w:rPr>
        <w:t>102.3</w:t>
      </w:r>
      <w:r>
        <w:rPr>
          <w:color w:val="666600"/>
        </w:rPr>
        <w:t>]</w:t>
      </w:r>
    </w:p>
    <w:p w14:paraId="366D02BF" w14:textId="77777777" w:rsidR="00A84A32" w:rsidRDefault="00A84A32" w:rsidP="00884982">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0597584"/>
      </w:pPr>
      <w:r>
        <w:rPr>
          <w:color w:val="666600"/>
        </w:rPr>
        <w:t>&gt;&gt;&gt;</w:t>
      </w:r>
    </w:p>
    <w:p w14:paraId="43BF25E8" w14:textId="3F2C217F" w:rsidR="00A84A32" w:rsidRDefault="00A84A32" w:rsidP="00A84A32">
      <w:pPr>
        <w:rPr>
          <w:color w:val="000000"/>
        </w:rPr>
      </w:pPr>
      <w:r>
        <w:rPr>
          <w:color w:val="000000"/>
        </w:rPr>
        <w:t> Or</w:t>
      </w:r>
    </w:p>
    <w:p w14:paraId="74F0A33F" w14:textId="77777777" w:rsidR="00A84A32" w:rsidRDefault="00A84A32" w:rsidP="00884982">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2983574"/>
      </w:pPr>
      <w:r>
        <w:rPr>
          <w:color w:val="666600"/>
        </w:rPr>
        <w:t>&gt;&gt;&gt;</w:t>
      </w:r>
      <w:r>
        <w:rPr>
          <w:color w:val="000000"/>
        </w:rPr>
        <w:t xml:space="preserve"> </w:t>
      </w:r>
      <w:r>
        <w:rPr>
          <w:color w:val="000088"/>
        </w:rPr>
        <w:t>del</w:t>
      </w:r>
      <w:r>
        <w:rPr>
          <w:color w:val="000000"/>
        </w:rPr>
        <w:t xml:space="preserve"> y_values</w:t>
      </w:r>
      <w:r>
        <w:rPr>
          <w:color w:val="666600"/>
        </w:rPr>
        <w:t>[</w:t>
      </w:r>
      <w:r>
        <w:rPr>
          <w:color w:val="006666"/>
        </w:rPr>
        <w:t>10</w:t>
      </w:r>
      <w:r>
        <w:rPr>
          <w:color w:val="666600"/>
        </w:rPr>
        <w:t>]</w:t>
      </w:r>
    </w:p>
    <w:p w14:paraId="4EB3A145" w14:textId="77777777" w:rsidR="00A84A32" w:rsidRDefault="00A84A32" w:rsidP="00884982">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2983574"/>
      </w:pPr>
      <w:r>
        <w:rPr>
          <w:color w:val="666600"/>
        </w:rPr>
        <w:t>&gt;&gt;&gt;</w:t>
      </w:r>
      <w:r>
        <w:rPr>
          <w:color w:val="000000"/>
        </w:rPr>
        <w:t xml:space="preserve"> y_values</w:t>
      </w:r>
    </w:p>
    <w:p w14:paraId="5C3EB7CB" w14:textId="77777777" w:rsidR="00A84A32" w:rsidRDefault="00A84A32" w:rsidP="00884982">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2983574"/>
      </w:pPr>
      <w:r>
        <w:rPr>
          <w:color w:val="666600"/>
        </w:rPr>
        <w:t>[</w:t>
      </w:r>
      <w:r>
        <w:rPr>
          <w:color w:val="006666"/>
        </w:rPr>
        <w:t>1.1</w:t>
      </w:r>
      <w:r>
        <w:rPr>
          <w:color w:val="666600"/>
        </w:rPr>
        <w:t>,</w:t>
      </w:r>
      <w:r>
        <w:rPr>
          <w:color w:val="000000"/>
        </w:rPr>
        <w:t xml:space="preserve"> </w:t>
      </w:r>
      <w:r>
        <w:rPr>
          <w:color w:val="006666"/>
        </w:rPr>
        <w:t>3.9</w:t>
      </w:r>
      <w:r>
        <w:rPr>
          <w:color w:val="666600"/>
        </w:rPr>
        <w:t>,</w:t>
      </w:r>
      <w:r>
        <w:rPr>
          <w:color w:val="000000"/>
        </w:rPr>
        <w:t xml:space="preserve"> </w:t>
      </w:r>
      <w:r>
        <w:rPr>
          <w:color w:val="006666"/>
        </w:rPr>
        <w:t>9.1</w:t>
      </w:r>
      <w:r>
        <w:rPr>
          <w:color w:val="666600"/>
        </w:rPr>
        <w:t>,</w:t>
      </w:r>
      <w:r>
        <w:rPr>
          <w:color w:val="000000"/>
        </w:rPr>
        <w:t xml:space="preserve"> </w:t>
      </w:r>
      <w:r>
        <w:rPr>
          <w:color w:val="006666"/>
        </w:rPr>
        <w:t>16.5</w:t>
      </w:r>
      <w:r>
        <w:rPr>
          <w:color w:val="666600"/>
        </w:rPr>
        <w:t>,</w:t>
      </w:r>
      <w:r>
        <w:rPr>
          <w:color w:val="000000"/>
        </w:rPr>
        <w:t xml:space="preserve"> </w:t>
      </w:r>
      <w:r>
        <w:rPr>
          <w:color w:val="006666"/>
        </w:rPr>
        <w:t>23.9</w:t>
      </w:r>
      <w:r>
        <w:rPr>
          <w:color w:val="666600"/>
        </w:rPr>
        <w:t>,</w:t>
      </w:r>
      <w:r>
        <w:rPr>
          <w:color w:val="000000"/>
        </w:rPr>
        <w:t xml:space="preserve"> </w:t>
      </w:r>
      <w:r>
        <w:rPr>
          <w:color w:val="006666"/>
        </w:rPr>
        <w:t>36.0</w:t>
      </w:r>
      <w:r>
        <w:rPr>
          <w:color w:val="666600"/>
        </w:rPr>
        <w:t>,</w:t>
      </w:r>
      <w:r>
        <w:rPr>
          <w:color w:val="000000"/>
        </w:rPr>
        <w:t xml:space="preserve"> </w:t>
      </w:r>
      <w:r>
        <w:rPr>
          <w:color w:val="006666"/>
        </w:rPr>
        <w:t>50.1</w:t>
      </w:r>
      <w:r>
        <w:rPr>
          <w:color w:val="666600"/>
        </w:rPr>
        <w:t>,</w:t>
      </w:r>
      <w:r>
        <w:rPr>
          <w:color w:val="000000"/>
        </w:rPr>
        <w:t xml:space="preserve"> </w:t>
      </w:r>
      <w:r>
        <w:rPr>
          <w:color w:val="006666"/>
        </w:rPr>
        <w:t>63.2</w:t>
      </w:r>
      <w:r>
        <w:rPr>
          <w:color w:val="666600"/>
        </w:rPr>
        <w:t>,</w:t>
      </w:r>
      <w:r>
        <w:rPr>
          <w:color w:val="000000"/>
        </w:rPr>
        <w:t xml:space="preserve"> </w:t>
      </w:r>
      <w:r>
        <w:rPr>
          <w:color w:val="006666"/>
        </w:rPr>
        <w:t>82.1</w:t>
      </w:r>
      <w:r>
        <w:rPr>
          <w:color w:val="666600"/>
        </w:rPr>
        <w:t>,</w:t>
      </w:r>
      <w:r>
        <w:rPr>
          <w:color w:val="000000"/>
        </w:rPr>
        <w:t xml:space="preserve"> </w:t>
      </w:r>
      <w:r>
        <w:rPr>
          <w:color w:val="006666"/>
        </w:rPr>
        <w:t>102.3</w:t>
      </w:r>
      <w:r>
        <w:rPr>
          <w:color w:val="666600"/>
        </w:rPr>
        <w:t>]</w:t>
      </w:r>
    </w:p>
    <w:p w14:paraId="6D1DDDE1" w14:textId="77777777" w:rsidR="00A84A32" w:rsidRDefault="00A84A32" w:rsidP="00884982">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2983574"/>
      </w:pPr>
      <w:r>
        <w:rPr>
          <w:color w:val="666600"/>
        </w:rPr>
        <w:t>&gt;&gt;&gt;</w:t>
      </w:r>
    </w:p>
    <w:p w14:paraId="5F0FEE7C" w14:textId="0B3432F6" w:rsidR="00A84A32" w:rsidRDefault="00A84A32" w:rsidP="003769F9">
      <w:pPr>
        <w:pStyle w:val="Heading3"/>
      </w:pPr>
      <w:r>
        <w:t> </w:t>
      </w:r>
      <w:r w:rsidR="003769F9">
        <w:t>Slicing and dicing lists</w:t>
      </w:r>
    </w:p>
    <w:p w14:paraId="38ADF3B1" w14:textId="6AF0500A" w:rsidR="003769F9" w:rsidRDefault="003769F9" w:rsidP="0044727D">
      <w:pPr>
        <w:rPr>
          <w:color w:val="000000"/>
        </w:rPr>
      </w:pPr>
      <w:r>
        <w:rPr>
          <w:color w:val="000000"/>
        </w:rPr>
        <w:t>The final thing to look at is ‘slicing’ which allows us to get sub-sets of any list.</w:t>
      </w:r>
    </w:p>
    <w:p w14:paraId="1AFFC94A" w14:textId="63BF3475" w:rsidR="00A84A32" w:rsidRDefault="003B2A77" w:rsidP="0044727D">
      <w:pPr>
        <w:rPr>
          <w:color w:val="000000"/>
        </w:rPr>
      </w:pPr>
      <w:r>
        <w:rPr>
          <w:color w:val="000000"/>
        </w:rPr>
        <w:t xml:space="preserve">To do this we need an index for where we want to start the sub-list and an index for where we want to end it.  Let’s say we want the sub-list of y_values that contains the values </w:t>
      </w:r>
      <w:r w:rsidR="005F48BB">
        <w:rPr>
          <w:color w:val="000000"/>
        </w:rPr>
        <w:t xml:space="preserve">9.1, 16.5 and 23.9. The indices of these values are 2 and </w:t>
      </w:r>
      <w:r>
        <w:rPr>
          <w:color w:val="000000"/>
        </w:rPr>
        <w:t xml:space="preserve"> </w:t>
      </w:r>
      <w:r w:rsidR="005F48BB">
        <w:rPr>
          <w:color w:val="000000"/>
        </w:rPr>
        <w:t>4.  Let’s say we want to assign this to a new shorter list called y_sub_list. Here’s how it’s done:</w:t>
      </w:r>
    </w:p>
    <w:p w14:paraId="02D85911" w14:textId="77777777" w:rsidR="005F48BB" w:rsidRDefault="005F48BB" w:rsidP="008849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2582365"/>
      </w:pPr>
      <w:r>
        <w:rPr>
          <w:color w:val="666600"/>
        </w:rPr>
        <w:t>&gt;&gt;&gt;</w:t>
      </w:r>
      <w:r>
        <w:rPr>
          <w:color w:val="000000"/>
        </w:rPr>
        <w:t xml:space="preserve"> y_sub_list </w:t>
      </w:r>
      <w:r>
        <w:rPr>
          <w:color w:val="666600"/>
        </w:rPr>
        <w:t>=</w:t>
      </w:r>
      <w:r>
        <w:rPr>
          <w:color w:val="000000"/>
        </w:rPr>
        <w:t xml:space="preserve"> y_values</w:t>
      </w:r>
      <w:r>
        <w:rPr>
          <w:color w:val="666600"/>
        </w:rPr>
        <w:t>[</w:t>
      </w:r>
      <w:r>
        <w:rPr>
          <w:color w:val="006666"/>
        </w:rPr>
        <w:t>2</w:t>
      </w:r>
      <w:r>
        <w:rPr>
          <w:color w:val="666600"/>
        </w:rPr>
        <w:t>:</w:t>
      </w:r>
      <w:r>
        <w:rPr>
          <w:color w:val="006666"/>
        </w:rPr>
        <w:t>5</w:t>
      </w:r>
      <w:r>
        <w:rPr>
          <w:color w:val="666600"/>
        </w:rPr>
        <w:t>]</w:t>
      </w:r>
    </w:p>
    <w:p w14:paraId="40DDA224" w14:textId="77777777" w:rsidR="005F48BB" w:rsidRDefault="005F48BB" w:rsidP="008849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2582365"/>
      </w:pPr>
      <w:r>
        <w:rPr>
          <w:color w:val="666600"/>
        </w:rPr>
        <w:t>&gt;&gt;&gt;</w:t>
      </w:r>
      <w:r>
        <w:rPr>
          <w:color w:val="000000"/>
        </w:rPr>
        <w:t xml:space="preserve"> y_sub_list</w:t>
      </w:r>
    </w:p>
    <w:p w14:paraId="11A21090" w14:textId="77777777" w:rsidR="005F48BB" w:rsidRDefault="005F48BB" w:rsidP="008849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2582365"/>
      </w:pPr>
      <w:r>
        <w:rPr>
          <w:color w:val="666600"/>
        </w:rPr>
        <w:t>[</w:t>
      </w:r>
      <w:r>
        <w:rPr>
          <w:color w:val="006666"/>
        </w:rPr>
        <w:t>9.1</w:t>
      </w:r>
      <w:r>
        <w:rPr>
          <w:color w:val="666600"/>
        </w:rPr>
        <w:t>,</w:t>
      </w:r>
      <w:r>
        <w:rPr>
          <w:color w:val="000000"/>
        </w:rPr>
        <w:t xml:space="preserve"> </w:t>
      </w:r>
      <w:r>
        <w:rPr>
          <w:color w:val="006666"/>
        </w:rPr>
        <w:t>16.5</w:t>
      </w:r>
      <w:r>
        <w:rPr>
          <w:color w:val="666600"/>
        </w:rPr>
        <w:t>,</w:t>
      </w:r>
      <w:r>
        <w:rPr>
          <w:color w:val="000000"/>
        </w:rPr>
        <w:t xml:space="preserve"> </w:t>
      </w:r>
      <w:r>
        <w:rPr>
          <w:color w:val="006666"/>
        </w:rPr>
        <w:t>23.9</w:t>
      </w:r>
      <w:r>
        <w:rPr>
          <w:color w:val="666600"/>
        </w:rPr>
        <w:t>]</w:t>
      </w:r>
    </w:p>
    <w:p w14:paraId="11622880" w14:textId="77777777" w:rsidR="005F48BB" w:rsidRDefault="005F48BB" w:rsidP="008849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2582365"/>
      </w:pPr>
      <w:r>
        <w:rPr>
          <w:color w:val="666600"/>
        </w:rPr>
        <w:t>&gt;&gt;&gt;</w:t>
      </w:r>
    </w:p>
    <w:p w14:paraId="664E9264" w14:textId="6024D2EC" w:rsidR="005F48BB" w:rsidRDefault="005F48BB" w:rsidP="005F48BB">
      <w:pPr>
        <w:rPr>
          <w:color w:val="000000"/>
        </w:rPr>
      </w:pPr>
      <w:r>
        <w:rPr>
          <w:color w:val="000000"/>
        </w:rPr>
        <w:t xml:space="preserve">  So basically, it uses a start position, a colon, and a finish position within the square </w:t>
      </w:r>
      <w:r w:rsidR="00607268">
        <w:rPr>
          <w:color w:val="000000"/>
        </w:rPr>
        <w:t>brackets (</w:t>
      </w:r>
      <w:r>
        <w:rPr>
          <w:color w:val="000000"/>
        </w:rPr>
        <w:t xml:space="preserve"> </w:t>
      </w:r>
      <w:r w:rsidRPr="005F48BB">
        <w:rPr>
          <w:b/>
          <w:color w:val="4F81BD" w:themeColor="accent1"/>
        </w:rPr>
        <w:t>[</w:t>
      </w:r>
      <w:proofErr w:type="gramStart"/>
      <w:r w:rsidRPr="005F48BB">
        <w:rPr>
          <w:b/>
          <w:color w:val="4F81BD" w:themeColor="accent1"/>
        </w:rPr>
        <w:t>s</w:t>
      </w:r>
      <w:r w:rsidR="003D22EE">
        <w:rPr>
          <w:b/>
          <w:color w:val="4F81BD" w:themeColor="accent1"/>
        </w:rPr>
        <w:t>tart</w:t>
      </w:r>
      <w:r w:rsidRPr="005F48BB">
        <w:rPr>
          <w:b/>
          <w:color w:val="4F81BD" w:themeColor="accent1"/>
        </w:rPr>
        <w:t>:</w:t>
      </w:r>
      <w:proofErr w:type="gramEnd"/>
      <w:r w:rsidRPr="005F48BB">
        <w:rPr>
          <w:b/>
          <w:color w:val="4F81BD" w:themeColor="accent1"/>
        </w:rPr>
        <w:t>f</w:t>
      </w:r>
      <w:r w:rsidR="003D22EE">
        <w:rPr>
          <w:b/>
          <w:color w:val="4F81BD" w:themeColor="accent1"/>
        </w:rPr>
        <w:t>inish</w:t>
      </w:r>
      <w:r w:rsidRPr="005F48BB">
        <w:rPr>
          <w:b/>
          <w:color w:val="4F81BD" w:themeColor="accent1"/>
        </w:rPr>
        <w:t xml:space="preserve">] </w:t>
      </w:r>
      <w:r w:rsidRPr="005F48BB">
        <w:rPr>
          <w:b/>
        </w:rPr>
        <w:t>)</w:t>
      </w:r>
      <w:r>
        <w:rPr>
          <w:color w:val="000000"/>
        </w:rPr>
        <w:t xml:space="preserve">. The eagle-eyed amongst you will have spotted the inconsistency here – the start index seems </w:t>
      </w:r>
      <w:r w:rsidR="00607268">
        <w:rPr>
          <w:color w:val="000000"/>
        </w:rPr>
        <w:t>fine,</w:t>
      </w:r>
      <w:r>
        <w:rPr>
          <w:color w:val="000000"/>
        </w:rPr>
        <w:t xml:space="preserve"> but the end index is one greater than what you might expect. </w:t>
      </w:r>
      <w:r w:rsidR="007B0105">
        <w:rPr>
          <w:color w:val="000000"/>
        </w:rPr>
        <w:t>Unfortunately, that’s the way it is</w:t>
      </w:r>
      <w:r w:rsidR="003D22EE">
        <w:rPr>
          <w:color w:val="000000"/>
        </w:rPr>
        <w:t>,</w:t>
      </w:r>
      <w:r w:rsidR="007B0105">
        <w:rPr>
          <w:color w:val="000000"/>
        </w:rPr>
        <w:t xml:space="preserve"> so best to just learn it</w:t>
      </w:r>
      <w:r w:rsidR="00C7465E">
        <w:rPr>
          <w:color w:val="000000"/>
        </w:rPr>
        <w:t xml:space="preserve"> – or you might like to think of it in terms of slice ‘limits’ (</w:t>
      </w:r>
      <w:r w:rsidR="00AA1EFB">
        <w:rPr>
          <w:color w:val="000000"/>
        </w:rPr>
        <w:fldChar w:fldCharType="begin"/>
      </w:r>
      <w:r w:rsidR="00AA1EFB">
        <w:rPr>
          <w:color w:val="000000"/>
        </w:rPr>
        <w:instrText xml:space="preserve"> REF _Ref4665831 \h </w:instrText>
      </w:r>
      <w:r w:rsidR="00AA1EFB">
        <w:rPr>
          <w:color w:val="000000"/>
        </w:rPr>
      </w:r>
      <w:r w:rsidR="00AA1EFB">
        <w:rPr>
          <w:color w:val="000000"/>
        </w:rPr>
        <w:fldChar w:fldCharType="separate"/>
      </w:r>
      <w:r w:rsidR="005C6001">
        <w:t xml:space="preserve">Figure </w:t>
      </w:r>
      <w:r w:rsidR="005C6001">
        <w:rPr>
          <w:noProof/>
        </w:rPr>
        <w:t>5</w:t>
      </w:r>
      <w:r w:rsidR="00AA1EFB">
        <w:rPr>
          <w:color w:val="000000"/>
        </w:rPr>
        <w:fldChar w:fldCharType="end"/>
      </w:r>
      <w:r w:rsidR="00C7465E">
        <w:rPr>
          <w:color w:val="000000"/>
        </w:rPr>
        <w:fldChar w:fldCharType="begin"/>
      </w:r>
      <w:r w:rsidR="00C7465E">
        <w:rPr>
          <w:color w:val="000000"/>
        </w:rPr>
        <w:instrText xml:space="preserve"> REF _Ref4085467 \h </w:instrText>
      </w:r>
      <w:r w:rsidR="00C7465E">
        <w:rPr>
          <w:color w:val="000000"/>
        </w:rPr>
      </w:r>
      <w:r w:rsidR="00C7465E">
        <w:rPr>
          <w:color w:val="000000"/>
        </w:rPr>
        <w:fldChar w:fldCharType="separate"/>
      </w:r>
      <w:r w:rsidR="005C6001">
        <w:rPr>
          <w:b/>
          <w:bCs/>
          <w:color w:val="000000"/>
          <w:lang w:val="en-US"/>
        </w:rPr>
        <w:t>Error! Reference source not found.</w:t>
      </w:r>
      <w:r w:rsidR="00C7465E">
        <w:rPr>
          <w:color w:val="000000"/>
        </w:rPr>
        <w:fldChar w:fldCharType="end"/>
      </w:r>
      <w:r w:rsidR="00C7465E">
        <w:rPr>
          <w:color w:val="000000"/>
        </w:rPr>
        <w:t>)</w:t>
      </w:r>
    </w:p>
    <w:p w14:paraId="14D71B82" w14:textId="1B47093E" w:rsidR="00C7465E" w:rsidRDefault="00C7465E" w:rsidP="005F48BB">
      <w:pPr>
        <w:rPr>
          <w:color w:val="000000"/>
        </w:rPr>
      </w:pPr>
    </w:p>
    <w:p w14:paraId="73A1BFB7" w14:textId="77777777" w:rsidR="00AA1EFB" w:rsidRDefault="00AA1EFB" w:rsidP="00AA1EFB">
      <w:pPr>
        <w:keepNext/>
        <w:framePr w:w="8970" w:h="765" w:hSpace="181" w:wrap="around" w:vAnchor="text" w:hAnchor="page" w:x="1487" w:y="290"/>
        <w:pBdr>
          <w:top w:val="single" w:sz="6" w:space="1" w:color="auto"/>
          <w:left w:val="single" w:sz="6" w:space="1" w:color="auto"/>
          <w:bottom w:val="single" w:sz="6" w:space="1" w:color="auto"/>
          <w:right w:val="single" w:sz="6" w:space="1" w:color="auto"/>
        </w:pBdr>
      </w:pPr>
      <w:r>
        <w:rPr>
          <w:noProof/>
        </w:rPr>
        <w:drawing>
          <wp:inline distT="0" distB="0" distL="0" distR="0" wp14:anchorId="192CEBD3" wp14:editId="063FA396">
            <wp:extent cx="5730875" cy="110934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1109345"/>
                    </a:xfrm>
                    <a:prstGeom prst="rect">
                      <a:avLst/>
                    </a:prstGeom>
                    <a:noFill/>
                  </pic:spPr>
                </pic:pic>
              </a:graphicData>
            </a:graphic>
          </wp:inline>
        </w:drawing>
      </w:r>
    </w:p>
    <w:p w14:paraId="66AAA6FA" w14:textId="7D144794" w:rsidR="003D22EE" w:rsidRDefault="00AA1EFB" w:rsidP="00AA1EFB">
      <w:pPr>
        <w:pStyle w:val="Caption"/>
        <w:framePr w:w="8970" w:h="765" w:hSpace="181" w:wrap="around" w:vAnchor="text" w:hAnchor="page" w:x="1487" w:y="290"/>
        <w:pBdr>
          <w:top w:val="single" w:sz="6" w:space="1" w:color="auto"/>
          <w:left w:val="single" w:sz="6" w:space="1" w:color="auto"/>
          <w:bottom w:val="single" w:sz="6" w:space="1" w:color="auto"/>
          <w:right w:val="single" w:sz="6" w:space="1" w:color="auto"/>
        </w:pBdr>
      </w:pPr>
      <w:bookmarkStart w:id="33" w:name="_Ref4665831"/>
      <w:r>
        <w:t xml:space="preserve">Figure </w:t>
      </w:r>
      <w:fldSimple w:instr=" SEQ Figure \* ARABIC ">
        <w:r w:rsidR="00236E07">
          <w:rPr>
            <w:noProof/>
          </w:rPr>
          <w:t>5</w:t>
        </w:r>
      </w:fldSimple>
      <w:bookmarkEnd w:id="33"/>
      <w:r>
        <w:t>: Introducing the concept of slice 'limits'</w:t>
      </w:r>
    </w:p>
    <w:p w14:paraId="6AB2C133" w14:textId="77777777" w:rsidR="003D22EE" w:rsidRDefault="003D22EE" w:rsidP="0044727D">
      <w:pPr>
        <w:rPr>
          <w:color w:val="000000"/>
        </w:rPr>
      </w:pPr>
    </w:p>
    <w:p w14:paraId="5CBC819F" w14:textId="77777777" w:rsidR="00AA1EFB" w:rsidRDefault="00AA1EFB" w:rsidP="0044727D">
      <w:pPr>
        <w:rPr>
          <w:color w:val="000000"/>
        </w:rPr>
      </w:pPr>
    </w:p>
    <w:p w14:paraId="7FFFAB09" w14:textId="53B4DE2F" w:rsidR="00A84A32" w:rsidRDefault="00C7465E" w:rsidP="0044727D">
      <w:pPr>
        <w:rPr>
          <w:color w:val="000000"/>
        </w:rPr>
      </w:pPr>
      <w:r>
        <w:rPr>
          <w:color w:val="000000"/>
        </w:rPr>
        <w:t>From this you can see that a sub-list from index 2 to index 4 is ‘book ended’ on either side by</w:t>
      </w:r>
      <w:r w:rsidR="00607268">
        <w:rPr>
          <w:color w:val="000000"/>
        </w:rPr>
        <w:t xml:space="preserve"> ‘limits’ of</w:t>
      </w:r>
      <w:r>
        <w:rPr>
          <w:color w:val="000000"/>
        </w:rPr>
        <w:t xml:space="preserve"> 2 and 5. Take your choice.</w:t>
      </w:r>
    </w:p>
    <w:p w14:paraId="2E350F32" w14:textId="4F5488A2" w:rsidR="00C7465E" w:rsidRDefault="00C7465E" w:rsidP="0044727D">
      <w:pPr>
        <w:rPr>
          <w:color w:val="000000"/>
        </w:rPr>
      </w:pPr>
      <w:r>
        <w:rPr>
          <w:color w:val="000000"/>
        </w:rPr>
        <w:t>The final subtlety with slices is that if you are starting from the beginning or ending at the end you can omit the actual index or limit. So, in our case, the sub</w:t>
      </w:r>
      <w:r w:rsidR="00C35EDB">
        <w:rPr>
          <w:color w:val="000000"/>
        </w:rPr>
        <w:t>-</w:t>
      </w:r>
      <w:r>
        <w:rPr>
          <w:color w:val="000000"/>
        </w:rPr>
        <w:t>list [1.1,3.9] can be obtained by:</w:t>
      </w:r>
    </w:p>
    <w:p w14:paraId="5B35168B" w14:textId="786AD7D0" w:rsidR="00C7465E" w:rsidRPr="001E4C44" w:rsidRDefault="00D96796" w:rsidP="0044727D">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7983756"/>
      </w:pPr>
      <w:r>
        <w:rPr>
          <w:color w:val="000000"/>
        </w:rPr>
        <w:t>y_values</w:t>
      </w:r>
      <w:r w:rsidR="00C7465E">
        <w:rPr>
          <w:color w:val="666600"/>
        </w:rPr>
        <w:t>[:</w:t>
      </w:r>
      <w:r w:rsidR="00C7465E">
        <w:rPr>
          <w:color w:val="006666"/>
        </w:rPr>
        <w:t>2</w:t>
      </w:r>
      <w:r w:rsidR="00C7465E">
        <w:rPr>
          <w:color w:val="666600"/>
        </w:rPr>
        <w:t>]</w:t>
      </w:r>
    </w:p>
    <w:p w14:paraId="07C61C25" w14:textId="790A9CD8" w:rsidR="00C7465E" w:rsidRDefault="00C7465E" w:rsidP="0044727D">
      <w:pPr>
        <w:rPr>
          <w:color w:val="000000"/>
        </w:rPr>
      </w:pPr>
      <w:r>
        <w:rPr>
          <w:color w:val="000000"/>
        </w:rPr>
        <w:t>and the sub</w:t>
      </w:r>
      <w:r w:rsidR="00C35EDB">
        <w:rPr>
          <w:color w:val="000000"/>
        </w:rPr>
        <w:t>-</w:t>
      </w:r>
      <w:r>
        <w:rPr>
          <w:color w:val="000000"/>
        </w:rPr>
        <w:t>list [63.2, 82.1, 102.3] by</w:t>
      </w:r>
    </w:p>
    <w:p w14:paraId="28FAEE74" w14:textId="56F762F0" w:rsidR="00DC44F6" w:rsidRPr="00C14E57" w:rsidRDefault="00D96796" w:rsidP="00585DCF">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9144403"/>
      </w:pPr>
      <w:r>
        <w:rPr>
          <w:color w:val="000000"/>
        </w:rPr>
        <w:t>y_values</w:t>
      </w:r>
      <w:r w:rsidR="00C7465E">
        <w:rPr>
          <w:color w:val="666600"/>
        </w:rPr>
        <w:t>[[</w:t>
      </w:r>
      <w:r w:rsidR="00C7465E">
        <w:rPr>
          <w:color w:val="006666"/>
        </w:rPr>
        <w:t>7</w:t>
      </w:r>
      <w:r w:rsidR="00C7465E">
        <w:rPr>
          <w:color w:val="666600"/>
        </w:rPr>
        <w:t>:]</w:t>
      </w:r>
    </w:p>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Look w:val="04A0" w:firstRow="1" w:lastRow="0" w:firstColumn="1" w:lastColumn="0" w:noHBand="0" w:noVBand="1"/>
      </w:tblPr>
      <w:tblGrid>
        <w:gridCol w:w="8996"/>
      </w:tblGrid>
      <w:tr w:rsidR="00C14E57" w:rsidRPr="008B4A7A" w14:paraId="4E5CC825" w14:textId="77777777" w:rsidTr="00831327">
        <w:tc>
          <w:tcPr>
            <w:tcW w:w="9016" w:type="dxa"/>
            <w:shd w:val="clear" w:color="auto" w:fill="DBE5F1" w:themeFill="accent1" w:themeFillTint="33"/>
          </w:tcPr>
          <w:p w14:paraId="78CF0FC6" w14:textId="3432A677" w:rsidR="00C14E57" w:rsidRDefault="00C14E57" w:rsidP="00831327">
            <w:pPr>
              <w:spacing w:line="360" w:lineRule="auto"/>
              <w:rPr>
                <w:color w:val="000000"/>
              </w:rPr>
            </w:pPr>
            <w:r>
              <w:rPr>
                <w:color w:val="000000" w:themeColor="text1"/>
              </w:rPr>
              <w:t>There is also the concept of ‘striding’ that allows you to slice up the list but introduces a ‘step’ value as well that skips over ‘n’ values. Difficult to describe, s</w:t>
            </w:r>
            <w:r>
              <w:rPr>
                <w:color w:val="000000"/>
              </w:rPr>
              <w:t>o, by example (note the extra ‘:’):</w:t>
            </w:r>
          </w:p>
          <w:p w14:paraId="162900BE" w14:textId="77777777" w:rsidR="00C14E57" w:rsidRDefault="00C14E57" w:rsidP="00831327">
            <w:pPr>
              <w:spacing w:line="360" w:lineRule="auto"/>
              <w:rPr>
                <w:color w:val="000000"/>
              </w:rPr>
            </w:pPr>
          </w:p>
          <w:p w14:paraId="377B5BCA" w14:textId="3E0E46E0" w:rsidR="00C14E57" w:rsidRDefault="00C14E57" w:rsidP="00831327">
            <w:pPr>
              <w:spacing w:line="360" w:lineRule="auto"/>
              <w:rPr>
                <w:color w:val="000000"/>
              </w:rPr>
            </w:pPr>
            <w:r>
              <w:rPr>
                <w:color w:val="000000"/>
              </w:rPr>
              <w:tab/>
              <w:t>Y_values</w:t>
            </w:r>
            <w:proofErr w:type="gramStart"/>
            <w:r>
              <w:rPr>
                <w:color w:val="000000"/>
              </w:rPr>
              <w:t>[::</w:t>
            </w:r>
            <w:proofErr w:type="gramEnd"/>
            <w:r>
              <w:rPr>
                <w:color w:val="000000"/>
              </w:rPr>
              <w:t>2]</w:t>
            </w:r>
          </w:p>
          <w:p w14:paraId="44C1CEA6" w14:textId="77777777" w:rsidR="00C14E57" w:rsidRDefault="00C14E57" w:rsidP="00831327">
            <w:pPr>
              <w:spacing w:line="360" w:lineRule="auto"/>
              <w:rPr>
                <w:color w:val="000000"/>
              </w:rPr>
            </w:pPr>
          </w:p>
          <w:p w14:paraId="54BEAF75" w14:textId="5A2196E3" w:rsidR="00C14E57" w:rsidRDefault="00C14E57" w:rsidP="00831327">
            <w:pPr>
              <w:spacing w:line="360" w:lineRule="auto"/>
              <w:rPr>
                <w:color w:val="000000"/>
              </w:rPr>
            </w:pPr>
            <w:r>
              <w:rPr>
                <w:color w:val="000000"/>
              </w:rPr>
              <w:t xml:space="preserve">(the whole array with a ‘step’ of 2) gives </w:t>
            </w:r>
          </w:p>
          <w:p w14:paraId="55A66179" w14:textId="77777777" w:rsidR="00C14E57" w:rsidRDefault="00C14E57" w:rsidP="00831327">
            <w:pPr>
              <w:spacing w:line="360" w:lineRule="auto"/>
              <w:rPr>
                <w:color w:val="000000"/>
              </w:rPr>
            </w:pPr>
          </w:p>
          <w:p w14:paraId="40747296" w14:textId="6AF64515" w:rsidR="00C14E57" w:rsidRPr="00C14E57" w:rsidRDefault="00C14E57" w:rsidP="00831327">
            <w:pPr>
              <w:spacing w:line="360" w:lineRule="auto"/>
              <w:rPr>
                <w:color w:val="000000"/>
              </w:rPr>
            </w:pPr>
            <w:r>
              <w:rPr>
                <w:color w:val="000000"/>
              </w:rPr>
              <w:tab/>
              <w:t>[1.1, 9.1, 23.9, 50.1, 82.1]</w:t>
            </w:r>
          </w:p>
        </w:tc>
      </w:tr>
    </w:tbl>
    <w:p w14:paraId="4EA80701" w14:textId="77777777" w:rsidR="00C14E57" w:rsidRDefault="00C14E57" w:rsidP="0044727D">
      <w:pPr>
        <w:rPr>
          <w:color w:val="000000"/>
        </w:rPr>
      </w:pPr>
    </w:p>
    <w:p w14:paraId="64E61B8F" w14:textId="315785CF" w:rsidR="00C14E57" w:rsidRDefault="00585DCF" w:rsidP="0044727D">
      <w:pPr>
        <w:rPr>
          <w:color w:val="000000"/>
        </w:rPr>
      </w:pPr>
      <w:r>
        <w:rPr>
          <w:color w:val="000000"/>
        </w:rPr>
        <w:t>There are other subtleties, like negative indices but that’s for another time.</w:t>
      </w:r>
    </w:p>
    <w:p w14:paraId="05B512BF" w14:textId="3F2C7744" w:rsidR="00E31CB0" w:rsidRDefault="00E31CB0" w:rsidP="00E31CB0">
      <w:pPr>
        <w:pStyle w:val="Heading2"/>
      </w:pPr>
      <w:r>
        <w:t xml:space="preserve">Tuples, </w:t>
      </w:r>
      <w:proofErr w:type="spellStart"/>
      <w:r>
        <w:t>Dicts</w:t>
      </w:r>
      <w:proofErr w:type="spellEnd"/>
      <w:r>
        <w:t xml:space="preserve"> and Sets</w:t>
      </w:r>
    </w:p>
    <w:p w14:paraId="27E82F84" w14:textId="71520957" w:rsidR="00E31CB0" w:rsidRDefault="00E31CB0" w:rsidP="00E31CB0">
      <w:r>
        <w:t xml:space="preserve">There are other structures that allows you to aggregate things together and we’ll touch on them here. </w:t>
      </w:r>
      <w:proofErr w:type="spellStart"/>
      <w:r>
        <w:t>Dicts</w:t>
      </w:r>
      <w:proofErr w:type="spellEnd"/>
      <w:r>
        <w:t xml:space="preserve"> </w:t>
      </w:r>
      <w:proofErr w:type="gramStart"/>
      <w:r>
        <w:t>in particular can</w:t>
      </w:r>
      <w:proofErr w:type="gramEnd"/>
      <w:r>
        <w:t xml:space="preserve"> be very useful – they’re a bit like mini databases – but generally lists will be the main structure you’ll use.</w:t>
      </w:r>
    </w:p>
    <w:p w14:paraId="733D5420" w14:textId="5E4F1E90" w:rsidR="00E31CB0" w:rsidRPr="00E31CB0" w:rsidRDefault="00E31CB0" w:rsidP="00E31CB0">
      <w:pPr>
        <w:pStyle w:val="Heading3"/>
      </w:pPr>
      <w:r>
        <w:t>Tuples</w:t>
      </w:r>
    </w:p>
    <w:p w14:paraId="254B7D18" w14:textId="71625149" w:rsidR="00E31CB0" w:rsidRDefault="00E31CB0" w:rsidP="00E31CB0">
      <w:r>
        <w:t>These are just like lists – but you can’t change any values in them (you can add and delete values from the tuple but not change them. In the jargon they are ‘immutable’.</w:t>
      </w:r>
    </w:p>
    <w:p w14:paraId="3AE5A1BC" w14:textId="47EA0861" w:rsidR="00E31CB0" w:rsidRDefault="00AA1EFB" w:rsidP="00E31CB0">
      <w:r>
        <w:lastRenderedPageBreak/>
        <w:t>They are created in a similar way to lists</w:t>
      </w:r>
      <w:r w:rsidR="00E31CB0">
        <w:t>:</w:t>
      </w:r>
    </w:p>
    <w:p w14:paraId="66D51D4B" w14:textId="007281A6" w:rsidR="00870AEA" w:rsidRDefault="00870AEA" w:rsidP="00D93888">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20480357"/>
      </w:pPr>
      <w:proofErr w:type="spellStart"/>
      <w:r>
        <w:rPr>
          <w:color w:val="000000"/>
        </w:rPr>
        <w:t>my_tup</w:t>
      </w:r>
      <w:proofErr w:type="spellEnd"/>
      <w:r>
        <w:rPr>
          <w:color w:val="000000"/>
        </w:rPr>
        <w:t xml:space="preserve"> </w:t>
      </w:r>
      <w:r>
        <w:rPr>
          <w:color w:val="666600"/>
        </w:rPr>
        <w:t>=</w:t>
      </w:r>
      <w:r>
        <w:rPr>
          <w:color w:val="000000"/>
        </w:rPr>
        <w:t xml:space="preserve"> </w:t>
      </w:r>
      <w:r>
        <w:rPr>
          <w:color w:val="666600"/>
        </w:rPr>
        <w:t>(</w:t>
      </w:r>
      <w:r>
        <w:rPr>
          <w:color w:val="006666"/>
        </w:rPr>
        <w:t>1</w:t>
      </w:r>
      <w:r>
        <w:rPr>
          <w:color w:val="666600"/>
        </w:rPr>
        <w:t>,</w:t>
      </w:r>
      <w:r>
        <w:rPr>
          <w:color w:val="006666"/>
        </w:rPr>
        <w:t>2</w:t>
      </w:r>
      <w:r>
        <w:rPr>
          <w:color w:val="666600"/>
        </w:rPr>
        <w:t>,</w:t>
      </w:r>
      <w:r>
        <w:rPr>
          <w:color w:val="006666"/>
        </w:rPr>
        <w:t>3</w:t>
      </w:r>
      <w:r>
        <w:rPr>
          <w:color w:val="666600"/>
        </w:rPr>
        <w:t>,</w:t>
      </w:r>
      <w:r>
        <w:rPr>
          <w:color w:val="006666"/>
        </w:rPr>
        <w:t>4</w:t>
      </w:r>
      <w:r>
        <w:rPr>
          <w:color w:val="666600"/>
        </w:rPr>
        <w:t>,</w:t>
      </w:r>
      <w:r>
        <w:rPr>
          <w:color w:val="006666"/>
        </w:rPr>
        <w:t>5</w:t>
      </w:r>
      <w:r>
        <w:rPr>
          <w:color w:val="666600"/>
        </w:rPr>
        <w:t>)</w:t>
      </w:r>
      <w:r>
        <w:rPr>
          <w:color w:val="000000"/>
        </w:rPr>
        <w:t xml:space="preserve">  </w:t>
      </w:r>
      <w:r>
        <w:rPr>
          <w:color w:val="000088"/>
        </w:rPr>
        <w:t>or</w:t>
      </w:r>
      <w:r>
        <w:rPr>
          <w:color w:val="000000"/>
        </w:rPr>
        <w:t xml:space="preserve"> just </w:t>
      </w:r>
      <w:r w:rsidR="00AA1EFB">
        <w:rPr>
          <w:color w:val="000000"/>
        </w:rPr>
        <w:t xml:space="preserve">  </w:t>
      </w:r>
      <w:proofErr w:type="spellStart"/>
      <w:r>
        <w:rPr>
          <w:color w:val="000000"/>
        </w:rPr>
        <w:t>my_tup</w:t>
      </w:r>
      <w:proofErr w:type="spellEnd"/>
      <w:r>
        <w:rPr>
          <w:color w:val="000000"/>
        </w:rPr>
        <w:t xml:space="preserve"> </w:t>
      </w:r>
      <w:r>
        <w:rPr>
          <w:color w:val="666600"/>
        </w:rPr>
        <w:t>=</w:t>
      </w:r>
      <w:r>
        <w:rPr>
          <w:color w:val="000000"/>
        </w:rPr>
        <w:t xml:space="preserve"> </w:t>
      </w:r>
      <w:r>
        <w:rPr>
          <w:color w:val="006666"/>
        </w:rPr>
        <w:t>1</w:t>
      </w:r>
      <w:r>
        <w:rPr>
          <w:color w:val="666600"/>
        </w:rPr>
        <w:t>,</w:t>
      </w:r>
      <w:r>
        <w:rPr>
          <w:color w:val="006666"/>
        </w:rPr>
        <w:t>2</w:t>
      </w:r>
      <w:r>
        <w:rPr>
          <w:color w:val="666600"/>
        </w:rPr>
        <w:t>,</w:t>
      </w:r>
      <w:r>
        <w:rPr>
          <w:color w:val="006666"/>
        </w:rPr>
        <w:t>3</w:t>
      </w:r>
      <w:r>
        <w:rPr>
          <w:color w:val="666600"/>
        </w:rPr>
        <w:t>,</w:t>
      </w:r>
      <w:r>
        <w:rPr>
          <w:color w:val="006666"/>
        </w:rPr>
        <w:t>4</w:t>
      </w:r>
      <w:r>
        <w:rPr>
          <w:color w:val="666600"/>
        </w:rPr>
        <w:t>,</w:t>
      </w:r>
      <w:r>
        <w:rPr>
          <w:color w:val="006666"/>
        </w:rPr>
        <w:t>5</w:t>
      </w:r>
    </w:p>
    <w:p w14:paraId="7C84BA60" w14:textId="18D1A8B4" w:rsidR="00E31CB0" w:rsidRDefault="00870AEA" w:rsidP="00E31CB0">
      <w:r>
        <w:rPr>
          <w:color w:val="000000"/>
        </w:rPr>
        <w:t> </w:t>
      </w:r>
    </w:p>
    <w:p w14:paraId="2D988583" w14:textId="39731EEC" w:rsidR="00E31CB0" w:rsidRDefault="00E31CB0" w:rsidP="00E31CB0">
      <w:r>
        <w:t>and can be accessed in the same way</w:t>
      </w:r>
      <w:r w:rsidR="00870AEA">
        <w:t>:</w:t>
      </w:r>
    </w:p>
    <w:p w14:paraId="32F51461" w14:textId="77777777" w:rsidR="00870AEA" w:rsidRDefault="00870AEA" w:rsidP="00D93888">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3930721"/>
      </w:pPr>
      <w:proofErr w:type="spellStart"/>
      <w:r>
        <w:rPr>
          <w:color w:val="000000"/>
        </w:rPr>
        <w:t>my_tup</w:t>
      </w:r>
      <w:proofErr w:type="spellEnd"/>
      <w:r>
        <w:rPr>
          <w:color w:val="666600"/>
        </w:rPr>
        <w:t>[</w:t>
      </w:r>
      <w:r>
        <w:rPr>
          <w:color w:val="006666"/>
        </w:rPr>
        <w:t>2</w:t>
      </w:r>
      <w:r>
        <w:rPr>
          <w:color w:val="666600"/>
        </w:rPr>
        <w:t>]</w:t>
      </w:r>
      <w:r>
        <w:rPr>
          <w:color w:val="000000"/>
        </w:rPr>
        <w:t xml:space="preserve"> gives </w:t>
      </w:r>
      <w:r>
        <w:rPr>
          <w:color w:val="006666"/>
        </w:rPr>
        <w:t>3</w:t>
      </w:r>
    </w:p>
    <w:p w14:paraId="10760526" w14:textId="4C89A211" w:rsidR="00870AEA" w:rsidRDefault="00870AEA" w:rsidP="00E31CB0">
      <w:pPr>
        <w:rPr>
          <w:color w:val="000000"/>
        </w:rPr>
      </w:pPr>
      <w:r>
        <w:rPr>
          <w:color w:val="000000"/>
        </w:rPr>
        <w:t> but</w:t>
      </w:r>
    </w:p>
    <w:p w14:paraId="571B4855" w14:textId="26894CAF" w:rsidR="00870AEA" w:rsidRPr="00870AEA" w:rsidRDefault="00870AEA" w:rsidP="00D93888">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80690980"/>
      </w:pPr>
      <w:proofErr w:type="spellStart"/>
      <w:r>
        <w:rPr>
          <w:color w:val="000000"/>
        </w:rPr>
        <w:t>my_tup</w:t>
      </w:r>
      <w:proofErr w:type="spellEnd"/>
      <w:r>
        <w:rPr>
          <w:color w:val="666600"/>
        </w:rPr>
        <w:t>[</w:t>
      </w:r>
      <w:r>
        <w:rPr>
          <w:color w:val="006666"/>
        </w:rPr>
        <w:t>2</w:t>
      </w:r>
      <w:r>
        <w:rPr>
          <w:color w:val="666600"/>
        </w:rPr>
        <w:t>]</w:t>
      </w:r>
      <w:r>
        <w:rPr>
          <w:color w:val="000000"/>
        </w:rPr>
        <w:t xml:space="preserve"> </w:t>
      </w:r>
      <w:r>
        <w:rPr>
          <w:color w:val="666600"/>
        </w:rPr>
        <w:t>=</w:t>
      </w:r>
      <w:r>
        <w:rPr>
          <w:color w:val="000000"/>
        </w:rPr>
        <w:t xml:space="preserve"> </w:t>
      </w:r>
      <w:r>
        <w:rPr>
          <w:color w:val="006666"/>
        </w:rPr>
        <w:t>9</w:t>
      </w:r>
    </w:p>
    <w:p w14:paraId="16706F99" w14:textId="7C4F9748" w:rsidR="00870AEA" w:rsidRDefault="00870AEA" w:rsidP="00E31CB0">
      <w:pPr>
        <w:rPr>
          <w:color w:val="000000"/>
        </w:rPr>
      </w:pPr>
      <w:r>
        <w:rPr>
          <w:color w:val="000000"/>
        </w:rPr>
        <w:t>will cause an error.</w:t>
      </w:r>
    </w:p>
    <w:p w14:paraId="146BB0D3" w14:textId="5FC4B96A" w:rsidR="00870AEA" w:rsidRDefault="00870AEA" w:rsidP="00870AEA">
      <w:pPr>
        <w:pStyle w:val="Heading3"/>
      </w:pPr>
      <w:proofErr w:type="spellStart"/>
      <w:r>
        <w:t>Dicts</w:t>
      </w:r>
      <w:proofErr w:type="spellEnd"/>
      <w:ins w:id="34" w:author="John Palmer" w:date="2019-05-30T16:15:00Z">
        <w:r w:rsidR="006204DC">
          <w:t xml:space="preserve"> (or Dictionaries)</w:t>
        </w:r>
      </w:ins>
    </w:p>
    <w:p w14:paraId="46FBFAB1" w14:textId="70D3C561" w:rsidR="00870AEA" w:rsidRDefault="00870AEA" w:rsidP="00870AEA">
      <w:r>
        <w:t xml:space="preserve">These are collections of data that can be accessed by a reference ‘key’. </w:t>
      </w:r>
      <w:del w:id="35" w:author="John Palmer" w:date="2019-05-30T16:15:00Z">
        <w:r w:rsidDel="006204DC">
          <w:delText>So</w:delText>
        </w:r>
      </w:del>
      <w:ins w:id="36" w:author="John Palmer" w:date="2019-05-30T16:15:00Z">
        <w:r w:rsidR="006204DC">
          <w:t>So,</w:t>
        </w:r>
      </w:ins>
      <w:r>
        <w:t xml:space="preserve"> each item is composed of 2 parts – a key and the actual data. They are created in a similar way to lists but using {}. So, let’s set up a dict that contains the atomic number of some elements. The key will be the element symbol and the data will be the atomic number, and these will be </w:t>
      </w:r>
      <w:r w:rsidR="00D32BB0">
        <w:t>entered</w:t>
      </w:r>
      <w:r>
        <w:t xml:space="preserve"> in pairs:</w:t>
      </w:r>
    </w:p>
    <w:p w14:paraId="33E00631" w14:textId="70359808" w:rsidR="00870AEA" w:rsidRDefault="006D1373" w:rsidP="00870AEA">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9237099"/>
      </w:pPr>
      <w:r>
        <w:rPr>
          <w:color w:val="000000"/>
        </w:rPr>
        <w:t xml:space="preserve">my_dict </w:t>
      </w:r>
      <w:r>
        <w:rPr>
          <w:color w:val="666600"/>
        </w:rPr>
        <w:t>=</w:t>
      </w:r>
      <w:r>
        <w:rPr>
          <w:color w:val="000000"/>
        </w:rPr>
        <w:t xml:space="preserve"> </w:t>
      </w:r>
      <w:r>
        <w:rPr>
          <w:color w:val="666600"/>
        </w:rPr>
        <w:t>{</w:t>
      </w:r>
      <w:r>
        <w:rPr>
          <w:color w:val="008800"/>
        </w:rPr>
        <w:t>'U'</w:t>
      </w:r>
      <w:r>
        <w:rPr>
          <w:color w:val="666600"/>
        </w:rPr>
        <w:t>:</w:t>
      </w:r>
      <w:r>
        <w:rPr>
          <w:color w:val="006666"/>
        </w:rPr>
        <w:t>92</w:t>
      </w:r>
      <w:r>
        <w:rPr>
          <w:color w:val="666600"/>
        </w:rPr>
        <w:t>,</w:t>
      </w:r>
      <w:r>
        <w:rPr>
          <w:color w:val="000000"/>
        </w:rPr>
        <w:t xml:space="preserve"> </w:t>
      </w:r>
      <w:r>
        <w:rPr>
          <w:color w:val="008800"/>
        </w:rPr>
        <w:t>'C'</w:t>
      </w:r>
      <w:r>
        <w:rPr>
          <w:color w:val="666600"/>
        </w:rPr>
        <w:t>:</w:t>
      </w:r>
      <w:r>
        <w:rPr>
          <w:color w:val="006666"/>
        </w:rPr>
        <w:t>6</w:t>
      </w:r>
      <w:r>
        <w:rPr>
          <w:color w:val="666600"/>
        </w:rPr>
        <w:t>,</w:t>
      </w:r>
      <w:r>
        <w:rPr>
          <w:color w:val="000000"/>
        </w:rPr>
        <w:t xml:space="preserve"> </w:t>
      </w:r>
      <w:r>
        <w:rPr>
          <w:color w:val="008800"/>
        </w:rPr>
        <w:t>'Cd'</w:t>
      </w:r>
      <w:r>
        <w:rPr>
          <w:color w:val="666600"/>
        </w:rPr>
        <w:t>:</w:t>
      </w:r>
      <w:r>
        <w:rPr>
          <w:color w:val="006666"/>
        </w:rPr>
        <w:t>48</w:t>
      </w:r>
      <w:r>
        <w:rPr>
          <w:color w:val="666600"/>
        </w:rPr>
        <w:t>,</w:t>
      </w:r>
      <w:r>
        <w:rPr>
          <w:color w:val="000000"/>
        </w:rPr>
        <w:t xml:space="preserve"> </w:t>
      </w:r>
      <w:r>
        <w:rPr>
          <w:color w:val="008800"/>
        </w:rPr>
        <w:t>'N'</w:t>
      </w:r>
      <w:r>
        <w:rPr>
          <w:color w:val="666600"/>
        </w:rPr>
        <w:t>:</w:t>
      </w:r>
      <w:r>
        <w:rPr>
          <w:color w:val="006666"/>
        </w:rPr>
        <w:t>7</w:t>
      </w:r>
      <w:r>
        <w:rPr>
          <w:color w:val="666600"/>
        </w:rPr>
        <w:t>,</w:t>
      </w:r>
      <w:r>
        <w:rPr>
          <w:color w:val="000000"/>
        </w:rPr>
        <w:t xml:space="preserve"> </w:t>
      </w:r>
      <w:r>
        <w:rPr>
          <w:color w:val="008800"/>
        </w:rPr>
        <w:t>'O'</w:t>
      </w:r>
      <w:r>
        <w:rPr>
          <w:color w:val="666600"/>
        </w:rPr>
        <w:t>:</w:t>
      </w:r>
      <w:r>
        <w:rPr>
          <w:color w:val="006666"/>
        </w:rPr>
        <w:t>8</w:t>
      </w:r>
      <w:r>
        <w:rPr>
          <w:color w:val="666600"/>
        </w:rPr>
        <w:t>}</w:t>
      </w:r>
    </w:p>
    <w:p w14:paraId="21C40A6C" w14:textId="5B8C276B" w:rsidR="00D32BB0" w:rsidRDefault="00D32BB0" w:rsidP="00870AEA">
      <w:r>
        <w:t>Now we can search the dict as if it were a mini database:</w:t>
      </w:r>
    </w:p>
    <w:p w14:paraId="34D12B1D" w14:textId="5028480C" w:rsidR="00D32BB0" w:rsidRDefault="006D1373" w:rsidP="00870AEA">
      <w:pPr>
        <w:pStyle w:val="HTMLPreformatted"/>
        <w:numPr>
          <w:ilvl w:val="0"/>
          <w:numId w:val="5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91715260"/>
      </w:pPr>
      <w:r>
        <w:rPr>
          <w:color w:val="000000"/>
        </w:rPr>
        <w:t>my_dict</w:t>
      </w:r>
      <w:r>
        <w:rPr>
          <w:color w:val="666600"/>
        </w:rPr>
        <w:t>[‘</w:t>
      </w:r>
      <w:r>
        <w:rPr>
          <w:color w:val="000000"/>
        </w:rPr>
        <w:t>N</w:t>
      </w:r>
      <w:r>
        <w:rPr>
          <w:color w:val="666600"/>
        </w:rPr>
        <w:t>’]</w:t>
      </w:r>
      <w:r>
        <w:rPr>
          <w:color w:val="000000"/>
        </w:rPr>
        <w:t xml:space="preserve"> will </w:t>
      </w:r>
      <w:r>
        <w:rPr>
          <w:color w:val="000088"/>
        </w:rPr>
        <w:t>return</w:t>
      </w:r>
      <w:r>
        <w:rPr>
          <w:color w:val="000000"/>
        </w:rPr>
        <w:t xml:space="preserve"> </w:t>
      </w:r>
      <w:r>
        <w:rPr>
          <w:color w:val="006666"/>
        </w:rPr>
        <w:t>7</w:t>
      </w:r>
    </w:p>
    <w:p w14:paraId="5FC8C73C" w14:textId="00ED20A3" w:rsidR="00D32BB0" w:rsidRDefault="00D32BB0" w:rsidP="00870AEA">
      <w:r>
        <w:t>You can check if something in the dict</w:t>
      </w:r>
    </w:p>
    <w:p w14:paraId="355E3CDE" w14:textId="06FD5CEA" w:rsidR="00D32BB0" w:rsidRDefault="006D1373" w:rsidP="00870AE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25378355"/>
      </w:pPr>
      <w:r>
        <w:rPr>
          <w:color w:val="666600"/>
        </w:rPr>
        <w:t>‘</w:t>
      </w:r>
      <w:r>
        <w:rPr>
          <w:color w:val="660066"/>
        </w:rPr>
        <w:t>Cd</w:t>
      </w:r>
      <w:r>
        <w:rPr>
          <w:color w:val="666600"/>
        </w:rPr>
        <w:t>’</w:t>
      </w:r>
      <w:r>
        <w:rPr>
          <w:color w:val="000088"/>
        </w:rPr>
        <w:t>in</w:t>
      </w:r>
      <w:r>
        <w:rPr>
          <w:color w:val="000000"/>
        </w:rPr>
        <w:t xml:space="preserve"> my_dict </w:t>
      </w:r>
      <w:r w:rsidR="00135E99">
        <w:rPr>
          <w:color w:val="000000"/>
        </w:rPr>
        <w:t xml:space="preserve">  </w:t>
      </w:r>
      <w:r>
        <w:rPr>
          <w:color w:val="000000"/>
        </w:rPr>
        <w:t xml:space="preserve">will </w:t>
      </w:r>
      <w:r>
        <w:rPr>
          <w:color w:val="000088"/>
        </w:rPr>
        <w:t>return</w:t>
      </w:r>
      <w:r>
        <w:rPr>
          <w:color w:val="000000"/>
        </w:rPr>
        <w:t xml:space="preserve"> </w:t>
      </w:r>
      <w:r>
        <w:rPr>
          <w:color w:val="000088"/>
        </w:rPr>
        <w:t>True</w:t>
      </w:r>
      <w:r>
        <w:rPr>
          <w:color w:val="666600"/>
        </w:rPr>
        <w:t>,</w:t>
      </w:r>
      <w:r>
        <w:rPr>
          <w:color w:val="000000"/>
        </w:rPr>
        <w:t xml:space="preserve"> </w:t>
      </w:r>
      <w:r>
        <w:rPr>
          <w:color w:val="666600"/>
        </w:rPr>
        <w:t>‘</w:t>
      </w:r>
      <w:r>
        <w:rPr>
          <w:color w:val="660066"/>
        </w:rPr>
        <w:t>Xe</w:t>
      </w:r>
      <w:r>
        <w:rPr>
          <w:color w:val="666600"/>
        </w:rPr>
        <w:t>’</w:t>
      </w:r>
      <w:r>
        <w:rPr>
          <w:color w:val="000088"/>
        </w:rPr>
        <w:t>in</w:t>
      </w:r>
      <w:r>
        <w:rPr>
          <w:color w:val="000000"/>
        </w:rPr>
        <w:t xml:space="preserve"> my_dict will </w:t>
      </w:r>
      <w:r>
        <w:rPr>
          <w:color w:val="000088"/>
        </w:rPr>
        <w:t>return</w:t>
      </w:r>
      <w:r>
        <w:rPr>
          <w:color w:val="000000"/>
        </w:rPr>
        <w:t xml:space="preserve"> </w:t>
      </w:r>
      <w:r>
        <w:rPr>
          <w:color w:val="000088"/>
        </w:rPr>
        <w:t>False</w:t>
      </w:r>
    </w:p>
    <w:p w14:paraId="2E797BA6" w14:textId="42A75089" w:rsidR="00D32BB0" w:rsidRDefault="00D32BB0" w:rsidP="00870AEA">
      <w:r>
        <w:t>You can add:</w:t>
      </w:r>
    </w:p>
    <w:p w14:paraId="27C981A5" w14:textId="22297D90" w:rsidR="00D32BB0" w:rsidRDefault="006D1373" w:rsidP="00870AEA">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3008516"/>
      </w:pPr>
      <w:r>
        <w:rPr>
          <w:color w:val="000000"/>
        </w:rPr>
        <w:t>my_dict</w:t>
      </w:r>
      <w:r>
        <w:rPr>
          <w:color w:val="666600"/>
        </w:rPr>
        <w:t>[‘</w:t>
      </w:r>
      <w:r>
        <w:rPr>
          <w:color w:val="000000"/>
        </w:rPr>
        <w:t>S</w:t>
      </w:r>
      <w:r>
        <w:rPr>
          <w:color w:val="666600"/>
        </w:rPr>
        <w:t>’]</w:t>
      </w:r>
      <w:r>
        <w:rPr>
          <w:color w:val="000000"/>
        </w:rPr>
        <w:t xml:space="preserve"> </w:t>
      </w:r>
      <w:r>
        <w:rPr>
          <w:color w:val="666600"/>
        </w:rPr>
        <w:t>=</w:t>
      </w:r>
      <w:r>
        <w:rPr>
          <w:color w:val="000000"/>
        </w:rPr>
        <w:t xml:space="preserve"> </w:t>
      </w:r>
      <w:r>
        <w:rPr>
          <w:color w:val="006666"/>
        </w:rPr>
        <w:t>16</w:t>
      </w:r>
    </w:p>
    <w:p w14:paraId="4A1F70F6" w14:textId="5E998D95" w:rsidR="00D32BB0" w:rsidRDefault="00D32BB0" w:rsidP="00870AEA">
      <w:r>
        <w:t>And delete:</w:t>
      </w:r>
    </w:p>
    <w:p w14:paraId="43D96AB7" w14:textId="094584C9" w:rsidR="00D32BB0" w:rsidRDefault="006D1373" w:rsidP="00D93888">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6217464"/>
      </w:pPr>
      <w:r>
        <w:rPr>
          <w:color w:val="000088"/>
        </w:rPr>
        <w:t>del</w:t>
      </w:r>
      <w:r>
        <w:rPr>
          <w:color w:val="000000"/>
        </w:rPr>
        <w:t xml:space="preserve"> my_dict</w:t>
      </w:r>
      <w:r>
        <w:rPr>
          <w:color w:val="666600"/>
        </w:rPr>
        <w:t>[‘</w:t>
      </w:r>
      <w:r>
        <w:rPr>
          <w:color w:val="000000"/>
        </w:rPr>
        <w:t>N</w:t>
      </w:r>
      <w:r>
        <w:rPr>
          <w:color w:val="666600"/>
        </w:rPr>
        <w:t>’]</w:t>
      </w:r>
      <w:r>
        <w:rPr>
          <w:color w:val="000000"/>
        </w:rPr>
        <w:t xml:space="preserve"> just deletes</w:t>
      </w:r>
      <w:r>
        <w:rPr>
          <w:color w:val="666600"/>
        </w:rPr>
        <w:t>,</w:t>
      </w:r>
      <w:r>
        <w:rPr>
          <w:color w:val="000000"/>
        </w:rPr>
        <w:t xml:space="preserve">   val</w:t>
      </w:r>
      <w:r>
        <w:rPr>
          <w:color w:val="666600"/>
        </w:rPr>
        <w:t>=</w:t>
      </w:r>
      <w:r>
        <w:rPr>
          <w:color w:val="000000"/>
        </w:rPr>
        <w:t>my_dict</w:t>
      </w:r>
      <w:r>
        <w:rPr>
          <w:color w:val="666600"/>
        </w:rPr>
        <w:t>.</w:t>
      </w:r>
      <w:r>
        <w:rPr>
          <w:color w:val="000000"/>
        </w:rPr>
        <w:t>pop</w:t>
      </w:r>
      <w:r>
        <w:rPr>
          <w:color w:val="666600"/>
        </w:rPr>
        <w:t>[‘</w:t>
      </w:r>
      <w:r>
        <w:rPr>
          <w:color w:val="000000"/>
        </w:rPr>
        <w:t>N</w:t>
      </w:r>
      <w:r>
        <w:rPr>
          <w:color w:val="666600"/>
        </w:rPr>
        <w:t>’]</w:t>
      </w:r>
      <w:r>
        <w:rPr>
          <w:color w:val="000000"/>
        </w:rPr>
        <w:t xml:space="preserve"> deletes </w:t>
      </w:r>
      <w:r>
        <w:rPr>
          <w:color w:val="000088"/>
        </w:rPr>
        <w:t>and</w:t>
      </w:r>
      <w:r>
        <w:rPr>
          <w:color w:val="000000"/>
        </w:rPr>
        <w:t xml:space="preserve"> returns the </w:t>
      </w:r>
      <w:r>
        <w:rPr>
          <w:color w:val="000088"/>
        </w:rPr>
        <w:t>value</w:t>
      </w:r>
    </w:p>
    <w:p w14:paraId="4C9B0A9C" w14:textId="63059041" w:rsidR="006D1373" w:rsidRDefault="006D1373" w:rsidP="00870AEA">
      <w:r>
        <w:t xml:space="preserve">…and </w:t>
      </w:r>
      <w:proofErr w:type="gramStart"/>
      <w:r>
        <w:t>so</w:t>
      </w:r>
      <w:proofErr w:type="gramEnd"/>
      <w:r>
        <w:t xml:space="preserve"> on</w:t>
      </w:r>
    </w:p>
    <w:p w14:paraId="677BE8CD" w14:textId="3416900E" w:rsidR="006D1373" w:rsidRDefault="006D1373" w:rsidP="00870AEA"/>
    <w:p w14:paraId="60A14ADE" w14:textId="1168081B" w:rsidR="004C5C28" w:rsidRDefault="004C5C28" w:rsidP="004C5C28">
      <w:pPr>
        <w:pStyle w:val="Heading3"/>
      </w:pPr>
      <w:r>
        <w:t>Sets</w:t>
      </w:r>
    </w:p>
    <w:p w14:paraId="5F0BA8C8" w14:textId="396CA1EC" w:rsidR="004C5C28" w:rsidRDefault="004C5C28" w:rsidP="004C5C28">
      <w:r>
        <w:t xml:space="preserve">These are </w:t>
      </w:r>
      <w:r w:rsidRPr="004C5C28">
        <w:rPr>
          <w:b/>
          <w:i/>
        </w:rPr>
        <w:t>unordered</w:t>
      </w:r>
      <w:r>
        <w:t xml:space="preserve"> sets of unique values and can be manipulated like mathematical sets. They are created</w:t>
      </w:r>
      <w:r w:rsidR="008447FB">
        <w:t xml:space="preserve"> in a similar way</w:t>
      </w:r>
      <w:r>
        <w:t xml:space="preserve"> to </w:t>
      </w:r>
      <w:r w:rsidR="008447FB">
        <w:t>dicts</w:t>
      </w:r>
      <w:r>
        <w:t xml:space="preserve"> and have many of the same operations</w:t>
      </w:r>
      <w:r w:rsidR="008447FB">
        <w:t xml:space="preserve"> as lists</w:t>
      </w:r>
      <w:r>
        <w:t xml:space="preserve">. As well as that you can perform set operations. </w:t>
      </w:r>
      <w:r w:rsidR="008447FB">
        <w:t>So,</w:t>
      </w:r>
      <w:r>
        <w:t xml:space="preserve"> if we have:</w:t>
      </w:r>
    </w:p>
    <w:p w14:paraId="728AEC72" w14:textId="77777777" w:rsidR="004C5C28" w:rsidRDefault="004C5C28" w:rsidP="00D93888">
      <w:pPr>
        <w:pStyle w:val="HTMLPreformatted"/>
        <w:numPr>
          <w:ilvl w:val="0"/>
          <w:numId w:val="5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34112302"/>
      </w:pPr>
      <w:r>
        <w:rPr>
          <w:color w:val="000000"/>
        </w:rPr>
        <w:lastRenderedPageBreak/>
        <w:t xml:space="preserve">s1 </w:t>
      </w:r>
      <w:r>
        <w:rPr>
          <w:color w:val="666600"/>
        </w:rPr>
        <w:t>=</w:t>
      </w:r>
      <w:r>
        <w:rPr>
          <w:color w:val="000000"/>
        </w:rPr>
        <w:t xml:space="preserve"> </w:t>
      </w:r>
      <w:r>
        <w:rPr>
          <w:color w:val="666600"/>
        </w:rPr>
        <w:t>{</w:t>
      </w:r>
      <w:r>
        <w:rPr>
          <w:color w:val="006666"/>
        </w:rPr>
        <w:t>1</w:t>
      </w:r>
      <w:r>
        <w:rPr>
          <w:color w:val="666600"/>
        </w:rPr>
        <w:t>,</w:t>
      </w:r>
      <w:r>
        <w:rPr>
          <w:color w:val="006666"/>
        </w:rPr>
        <w:t>2</w:t>
      </w:r>
      <w:r>
        <w:rPr>
          <w:color w:val="666600"/>
        </w:rPr>
        <w:t>,</w:t>
      </w:r>
      <w:r>
        <w:rPr>
          <w:color w:val="006666"/>
        </w:rPr>
        <w:t>3</w:t>
      </w:r>
      <w:r>
        <w:rPr>
          <w:color w:val="666600"/>
        </w:rPr>
        <w:t>,</w:t>
      </w:r>
      <w:r>
        <w:rPr>
          <w:color w:val="006666"/>
        </w:rPr>
        <w:t>4</w:t>
      </w:r>
      <w:r>
        <w:rPr>
          <w:color w:val="666600"/>
        </w:rPr>
        <w:t>,</w:t>
      </w:r>
      <w:r>
        <w:rPr>
          <w:color w:val="006666"/>
        </w:rPr>
        <w:t>5</w:t>
      </w:r>
      <w:r>
        <w:rPr>
          <w:color w:val="666600"/>
        </w:rPr>
        <w:t>}</w:t>
      </w:r>
      <w:r>
        <w:rPr>
          <w:color w:val="000000"/>
        </w:rPr>
        <w:t xml:space="preserve"> </w:t>
      </w:r>
      <w:r>
        <w:rPr>
          <w:color w:val="666600"/>
        </w:rPr>
        <w:t>(</w:t>
      </w:r>
      <w:r>
        <w:rPr>
          <w:color w:val="000000"/>
        </w:rPr>
        <w:t xml:space="preserve">any duplicate values will just be ignored </w:t>
      </w:r>
      <w:r>
        <w:rPr>
          <w:color w:val="000088"/>
        </w:rPr>
        <w:t>and</w:t>
      </w:r>
      <w:r>
        <w:rPr>
          <w:color w:val="000000"/>
        </w:rPr>
        <w:t xml:space="preserve"> </w:t>
      </w:r>
      <w:r>
        <w:rPr>
          <w:color w:val="000088"/>
        </w:rPr>
        <w:t>not</w:t>
      </w:r>
      <w:r>
        <w:rPr>
          <w:color w:val="000000"/>
        </w:rPr>
        <w:t xml:space="preserve"> added</w:t>
      </w:r>
      <w:r>
        <w:rPr>
          <w:color w:val="666600"/>
        </w:rPr>
        <w:t>)</w:t>
      </w:r>
    </w:p>
    <w:p w14:paraId="569DBFB5" w14:textId="77777777" w:rsidR="004C5C28" w:rsidRDefault="004C5C28" w:rsidP="00D93888">
      <w:pPr>
        <w:pStyle w:val="HTMLPreformatted"/>
        <w:numPr>
          <w:ilvl w:val="0"/>
          <w:numId w:val="5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34112302"/>
      </w:pPr>
      <w:r>
        <w:rPr>
          <w:color w:val="000000"/>
        </w:rPr>
        <w:t xml:space="preserve">s2 </w:t>
      </w:r>
      <w:r>
        <w:rPr>
          <w:color w:val="666600"/>
        </w:rPr>
        <w:t>=</w:t>
      </w:r>
      <w:r>
        <w:rPr>
          <w:color w:val="000000"/>
        </w:rPr>
        <w:t xml:space="preserve"> </w:t>
      </w:r>
      <w:r>
        <w:rPr>
          <w:color w:val="666600"/>
        </w:rPr>
        <w:t>{</w:t>
      </w:r>
      <w:r>
        <w:rPr>
          <w:color w:val="006666"/>
        </w:rPr>
        <w:t>3</w:t>
      </w:r>
      <w:r>
        <w:rPr>
          <w:color w:val="666600"/>
        </w:rPr>
        <w:t>,</w:t>
      </w:r>
      <w:r>
        <w:rPr>
          <w:color w:val="006666"/>
        </w:rPr>
        <w:t>4</w:t>
      </w:r>
      <w:r>
        <w:rPr>
          <w:color w:val="666600"/>
        </w:rPr>
        <w:t>,</w:t>
      </w:r>
      <w:r>
        <w:rPr>
          <w:color w:val="006666"/>
        </w:rPr>
        <w:t>12</w:t>
      </w:r>
      <w:r>
        <w:rPr>
          <w:color w:val="666600"/>
        </w:rPr>
        <w:t>,</w:t>
      </w:r>
      <w:r>
        <w:rPr>
          <w:color w:val="006666"/>
        </w:rPr>
        <w:t>15</w:t>
      </w:r>
      <w:r>
        <w:rPr>
          <w:color w:val="666600"/>
        </w:rPr>
        <w:t>,</w:t>
      </w:r>
      <w:r>
        <w:rPr>
          <w:color w:val="006666"/>
        </w:rPr>
        <w:t>99</w:t>
      </w:r>
      <w:r>
        <w:rPr>
          <w:color w:val="666600"/>
        </w:rPr>
        <w:t>}</w:t>
      </w:r>
    </w:p>
    <w:p w14:paraId="2A63F30D" w14:textId="04520B6C" w:rsidR="004C5C28" w:rsidRDefault="004C5C28" w:rsidP="004C5C28">
      <w:pPr>
        <w:rPr>
          <w:color w:val="000000"/>
        </w:rPr>
      </w:pPr>
      <w:r>
        <w:rPr>
          <w:color w:val="000000"/>
        </w:rPr>
        <w:t> Then</w:t>
      </w:r>
    </w:p>
    <w:p w14:paraId="5A8CD4E5" w14:textId="6EDBE2A4" w:rsidR="004C5C28" w:rsidRPr="00A9414A" w:rsidRDefault="00A9414A" w:rsidP="00D93888">
      <w:pPr>
        <w:pStyle w:val="HTMLPreformatted"/>
        <w:numPr>
          <w:ilvl w:val="0"/>
          <w:numId w:val="5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138139573"/>
      </w:pPr>
      <w:r>
        <w:rPr>
          <w:color w:val="000000"/>
        </w:rPr>
        <w:t>s1</w:t>
      </w:r>
      <w:r>
        <w:rPr>
          <w:color w:val="666600"/>
        </w:rPr>
        <w:t>.</w:t>
      </w:r>
      <w:r>
        <w:rPr>
          <w:color w:val="000088"/>
        </w:rPr>
        <w:t>union</w:t>
      </w:r>
      <w:r>
        <w:rPr>
          <w:color w:val="666600"/>
        </w:rPr>
        <w:t>(</w:t>
      </w:r>
      <w:r>
        <w:rPr>
          <w:color w:val="000000"/>
        </w:rPr>
        <w:t>s2</w:t>
      </w:r>
      <w:r>
        <w:rPr>
          <w:color w:val="666600"/>
        </w:rPr>
        <w:t>)</w:t>
      </w:r>
      <w:r>
        <w:rPr>
          <w:color w:val="000000"/>
        </w:rPr>
        <w:t xml:space="preserve"> gives </w:t>
      </w:r>
      <w:r>
        <w:rPr>
          <w:color w:val="666600"/>
        </w:rPr>
        <w:t>{</w:t>
      </w:r>
      <w:r>
        <w:rPr>
          <w:color w:val="006666"/>
        </w:rPr>
        <w:t>1</w:t>
      </w:r>
      <w:r>
        <w:rPr>
          <w:color w:val="666600"/>
        </w:rPr>
        <w:t>,</w:t>
      </w:r>
      <w:r>
        <w:rPr>
          <w:color w:val="006666"/>
        </w:rPr>
        <w:t>2</w:t>
      </w:r>
      <w:r>
        <w:rPr>
          <w:color w:val="666600"/>
        </w:rPr>
        <w:t>,</w:t>
      </w:r>
      <w:r>
        <w:rPr>
          <w:color w:val="006666"/>
        </w:rPr>
        <w:t>3</w:t>
      </w:r>
      <w:r>
        <w:rPr>
          <w:color w:val="666600"/>
        </w:rPr>
        <w:t>,</w:t>
      </w:r>
      <w:r>
        <w:rPr>
          <w:color w:val="006666"/>
        </w:rPr>
        <w:t>4</w:t>
      </w:r>
      <w:r>
        <w:rPr>
          <w:color w:val="666600"/>
        </w:rPr>
        <w:t>,</w:t>
      </w:r>
      <w:r>
        <w:rPr>
          <w:color w:val="006666"/>
        </w:rPr>
        <w:t>5</w:t>
      </w:r>
      <w:r>
        <w:rPr>
          <w:color w:val="666600"/>
        </w:rPr>
        <w:t>,</w:t>
      </w:r>
      <w:r>
        <w:rPr>
          <w:color w:val="006666"/>
        </w:rPr>
        <w:t>99</w:t>
      </w:r>
      <w:r>
        <w:rPr>
          <w:color w:val="666600"/>
        </w:rPr>
        <w:t>,</w:t>
      </w:r>
      <w:r>
        <w:rPr>
          <w:color w:val="006666"/>
        </w:rPr>
        <w:t>15</w:t>
      </w:r>
      <w:r>
        <w:rPr>
          <w:color w:val="666600"/>
        </w:rPr>
        <w:t>,</w:t>
      </w:r>
      <w:r>
        <w:rPr>
          <w:color w:val="006666"/>
        </w:rPr>
        <w:t>12</w:t>
      </w:r>
      <w:r>
        <w:rPr>
          <w:color w:val="666600"/>
        </w:rPr>
        <w:t>}</w:t>
      </w:r>
      <w:r>
        <w:rPr>
          <w:color w:val="000000"/>
        </w:rPr>
        <w:t xml:space="preserve">   </w:t>
      </w:r>
      <w:r>
        <w:rPr>
          <w:color w:val="666600"/>
        </w:rPr>
        <w:t>(</w:t>
      </w:r>
      <w:r>
        <w:rPr>
          <w:color w:val="000000"/>
        </w:rPr>
        <w:t xml:space="preserve">note the order </w:t>
      </w:r>
      <w:r>
        <w:rPr>
          <w:color w:val="000088"/>
        </w:rPr>
        <w:t>is</w:t>
      </w:r>
      <w:r>
        <w:rPr>
          <w:color w:val="000000"/>
        </w:rPr>
        <w:t xml:space="preserve"> NOT important</w:t>
      </w:r>
      <w:r>
        <w:rPr>
          <w:color w:val="666600"/>
        </w:rPr>
        <w:t>)</w:t>
      </w:r>
    </w:p>
    <w:p w14:paraId="106802CF" w14:textId="7F4B90FC" w:rsidR="004C5C28" w:rsidRDefault="004C5C28" w:rsidP="004C5C28">
      <w:pPr>
        <w:rPr>
          <w:color w:val="000000"/>
        </w:rPr>
      </w:pPr>
      <w:r>
        <w:rPr>
          <w:color w:val="000000"/>
        </w:rPr>
        <w:t>and</w:t>
      </w:r>
    </w:p>
    <w:p w14:paraId="7A8007BC" w14:textId="77777777" w:rsidR="00A9414A" w:rsidRDefault="00A9414A" w:rsidP="00D93888">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4480838"/>
      </w:pPr>
      <w:r>
        <w:rPr>
          <w:color w:val="000000"/>
        </w:rPr>
        <w:t>s1</w:t>
      </w:r>
      <w:r>
        <w:rPr>
          <w:color w:val="666600"/>
        </w:rPr>
        <w:t>.</w:t>
      </w:r>
      <w:r>
        <w:rPr>
          <w:color w:val="000000"/>
        </w:rPr>
        <w:t>intersection</w:t>
      </w:r>
      <w:r>
        <w:rPr>
          <w:color w:val="666600"/>
        </w:rPr>
        <w:t>(</w:t>
      </w:r>
      <w:r>
        <w:rPr>
          <w:color w:val="000000"/>
        </w:rPr>
        <w:t>s2</w:t>
      </w:r>
      <w:r>
        <w:rPr>
          <w:color w:val="666600"/>
        </w:rPr>
        <w:t>)</w:t>
      </w:r>
      <w:r>
        <w:rPr>
          <w:color w:val="000000"/>
        </w:rPr>
        <w:t xml:space="preserve"> gives </w:t>
      </w:r>
      <w:r>
        <w:rPr>
          <w:color w:val="666600"/>
        </w:rPr>
        <w:t>{</w:t>
      </w:r>
      <w:r>
        <w:rPr>
          <w:color w:val="006666"/>
        </w:rPr>
        <w:t>3</w:t>
      </w:r>
      <w:r>
        <w:rPr>
          <w:color w:val="666600"/>
        </w:rPr>
        <w:t>,</w:t>
      </w:r>
      <w:r>
        <w:rPr>
          <w:color w:val="006666"/>
        </w:rPr>
        <w:t>4</w:t>
      </w:r>
      <w:r>
        <w:rPr>
          <w:color w:val="666600"/>
        </w:rPr>
        <w:t>}</w:t>
      </w:r>
    </w:p>
    <w:p w14:paraId="575DDAB4" w14:textId="77777777" w:rsidR="001C2B64" w:rsidRDefault="00A9414A" w:rsidP="004C5C28">
      <w:r>
        <w:rPr>
          <w:color w:val="000000"/>
        </w:rPr>
        <w:t> </w:t>
      </w:r>
    </w:p>
    <w:tbl>
      <w:tblPr>
        <w:tblStyle w:val="TableGrid"/>
        <w:tblW w:w="0" w:type="auto"/>
        <w:tblLook w:val="04A0" w:firstRow="1" w:lastRow="0" w:firstColumn="1" w:lastColumn="0" w:noHBand="0" w:noVBand="1"/>
      </w:tblPr>
      <w:tblGrid>
        <w:gridCol w:w="8996"/>
      </w:tblGrid>
      <w:tr w:rsidR="001C2B64" w14:paraId="07C5C51E" w14:textId="77777777" w:rsidTr="001C2B64">
        <w:tc>
          <w:tcPr>
            <w:tcW w:w="9016" w:type="dxa"/>
            <w:tcBorders>
              <w:top w:val="single" w:sz="12" w:space="0" w:color="0070C0"/>
              <w:left w:val="single" w:sz="12" w:space="0" w:color="0070C0"/>
              <w:bottom w:val="single" w:sz="12" w:space="0" w:color="0070C0"/>
              <w:right w:val="single" w:sz="12" w:space="0" w:color="0070C0"/>
            </w:tcBorders>
            <w:shd w:val="clear" w:color="auto" w:fill="DBE5F1" w:themeFill="accent1" w:themeFillTint="33"/>
          </w:tcPr>
          <w:p w14:paraId="5B5E3C5E" w14:textId="131D92FC" w:rsidR="00AD1C6A" w:rsidRDefault="001C2B64" w:rsidP="001C2B64">
            <w:pPr>
              <w:spacing w:line="360" w:lineRule="auto"/>
              <w:rPr>
                <w:ins w:id="37" w:author="John Palmer" w:date="2019-05-29T19:30:00Z"/>
              </w:rPr>
            </w:pPr>
            <w:del w:id="38" w:author="John Palmer" w:date="2019-05-29T19:30:00Z">
              <w:r w:rsidDel="00AD1C6A">
                <w:delText xml:space="preserve">TODO </w:delText>
              </w:r>
            </w:del>
            <w:ins w:id="39" w:author="John Palmer" w:date="2019-05-29T19:33:00Z">
              <w:r w:rsidR="00292E30">
                <w:t>A warning n</w:t>
              </w:r>
            </w:ins>
            <w:del w:id="40" w:author="John Palmer" w:date="2019-05-29T19:33:00Z">
              <w:r w:rsidDel="00292E30">
                <w:delText>N</w:delText>
              </w:r>
            </w:del>
            <w:r>
              <w:t xml:space="preserve">ote that if you do </w:t>
            </w:r>
          </w:p>
          <w:p w14:paraId="68C1D1BC" w14:textId="77777777" w:rsidR="00AD1C6A" w:rsidRDefault="00AD1C6A" w:rsidP="001C2B64">
            <w:pPr>
              <w:spacing w:line="360" w:lineRule="auto"/>
              <w:rPr>
                <w:ins w:id="41" w:author="John Palmer" w:date="2019-05-29T19:30:00Z"/>
              </w:rPr>
            </w:pPr>
            <w:ins w:id="42" w:author="John Palmer" w:date="2019-05-29T19:30:00Z">
              <w:r>
                <w:tab/>
              </w:r>
            </w:ins>
            <w:r w:rsidR="001C2B64">
              <w:t xml:space="preserve">list_1 = list_2, </w:t>
            </w:r>
          </w:p>
          <w:p w14:paraId="1DFEB471" w14:textId="0491CF13" w:rsidR="001C2B64" w:rsidRDefault="001C2B64" w:rsidP="001C2B64">
            <w:pPr>
              <w:spacing w:line="360" w:lineRule="auto"/>
            </w:pPr>
            <w:r>
              <w:t>then list_2 IS JUST ANOTHER NAME FOR list_1 and changes made to list_2 will also change list_1. In computer terms, both list_1 and list_2 ‘point’ to the same object.</w:t>
            </w:r>
          </w:p>
          <w:p w14:paraId="7A070812" w14:textId="77777777" w:rsidR="00E84DC7" w:rsidRDefault="00E84DC7" w:rsidP="001C2B64">
            <w:pPr>
              <w:spacing w:line="360" w:lineRule="auto"/>
            </w:pPr>
          </w:p>
          <w:p w14:paraId="4F5D22C6" w14:textId="77777777" w:rsidR="001C2B64" w:rsidRDefault="001C2B64" w:rsidP="001C2B64">
            <w:pPr>
              <w:spacing w:line="360" w:lineRule="auto"/>
            </w:pPr>
            <w:r>
              <w:t>If you don’t want this behaviour, then use the list copy:</w:t>
            </w:r>
          </w:p>
          <w:p w14:paraId="430BE9F6" w14:textId="77777777" w:rsidR="001C2B64" w:rsidRDefault="001C2B64" w:rsidP="001C2B64">
            <w:pPr>
              <w:spacing w:line="360" w:lineRule="auto"/>
            </w:pPr>
            <w:r>
              <w:tab/>
            </w:r>
            <w:proofErr w:type="spellStart"/>
            <w:r>
              <w:t>new_list</w:t>
            </w:r>
            <w:proofErr w:type="spellEnd"/>
            <w:r>
              <w:t xml:space="preserve"> = </w:t>
            </w:r>
            <w:proofErr w:type="spellStart"/>
            <w:r>
              <w:t>old_list.copy</w:t>
            </w:r>
            <w:proofErr w:type="spellEnd"/>
            <w:r>
              <w:t>()    (doesn’t work with Python 2.x)</w:t>
            </w:r>
          </w:p>
          <w:p w14:paraId="3B1B48A7" w14:textId="77777777" w:rsidR="001C2B64" w:rsidRDefault="001C2B64" w:rsidP="001C2B64">
            <w:pPr>
              <w:spacing w:line="360" w:lineRule="auto"/>
            </w:pPr>
            <w:r>
              <w:t>or, use slices:</w:t>
            </w:r>
          </w:p>
          <w:p w14:paraId="20BEF0AF" w14:textId="77777777" w:rsidR="001C2B64" w:rsidRDefault="001C2B64" w:rsidP="001C2B64">
            <w:pPr>
              <w:spacing w:line="360" w:lineRule="auto"/>
            </w:pPr>
            <w:r>
              <w:tab/>
            </w:r>
            <w:proofErr w:type="spellStart"/>
            <w:r>
              <w:t>new_list</w:t>
            </w:r>
            <w:proofErr w:type="spellEnd"/>
            <w:r>
              <w:t xml:space="preserve"> = </w:t>
            </w:r>
            <w:proofErr w:type="spellStart"/>
            <w:r>
              <w:t>old_list</w:t>
            </w:r>
            <w:proofErr w:type="spellEnd"/>
            <w:r>
              <w:t>[:]     (Obviously not as readable though)</w:t>
            </w:r>
          </w:p>
          <w:p w14:paraId="7D6AC4A6" w14:textId="6E97FE39" w:rsidR="001C2B64" w:rsidDel="00AD1C6A" w:rsidRDefault="001C2B64" w:rsidP="001C2B64">
            <w:pPr>
              <w:spacing w:line="360" w:lineRule="auto"/>
              <w:rPr>
                <w:del w:id="43" w:author="John Palmer" w:date="2019-05-29T19:31:00Z"/>
              </w:rPr>
            </w:pPr>
            <w:r>
              <w:t>also works with dictionaries</w:t>
            </w:r>
            <w:r w:rsidR="00E84DC7">
              <w:t>.</w:t>
            </w:r>
          </w:p>
          <w:p w14:paraId="5800C43F" w14:textId="77777777" w:rsidR="00AD1C6A" w:rsidRDefault="00AD1C6A" w:rsidP="001C2B64">
            <w:pPr>
              <w:spacing w:line="360" w:lineRule="auto"/>
              <w:rPr>
                <w:ins w:id="44" w:author="John Palmer" w:date="2019-05-29T19:31:00Z"/>
              </w:rPr>
            </w:pPr>
          </w:p>
          <w:p w14:paraId="4F02385E" w14:textId="77777777" w:rsidR="00E84DC7" w:rsidRDefault="00E84DC7" w:rsidP="001C2B64">
            <w:pPr>
              <w:spacing w:line="360" w:lineRule="auto"/>
            </w:pPr>
          </w:p>
          <w:p w14:paraId="6CC61FFB" w14:textId="50AF4EF6" w:rsidR="00E84DC7" w:rsidRDefault="00E84DC7" w:rsidP="001C2B64">
            <w:pPr>
              <w:spacing w:line="360" w:lineRule="auto"/>
            </w:pPr>
            <w:r>
              <w:t>We’ll revisit this later when talking about writing your own functions.</w:t>
            </w:r>
          </w:p>
        </w:tc>
      </w:tr>
    </w:tbl>
    <w:p w14:paraId="1FA895B7" w14:textId="3FF38C3D" w:rsidR="001E4C44" w:rsidRDefault="001E4C44" w:rsidP="0044727D">
      <w:pPr>
        <w:rPr>
          <w:color w:val="000000"/>
        </w:rPr>
      </w:pPr>
    </w:p>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CellMar>
          <w:top w:w="57" w:type="dxa"/>
          <w:bottom w:w="57" w:type="dxa"/>
        </w:tblCellMar>
        <w:tblLook w:val="04A0" w:firstRow="1" w:lastRow="0" w:firstColumn="1" w:lastColumn="0" w:noHBand="0" w:noVBand="1"/>
      </w:tblPr>
      <w:tblGrid>
        <w:gridCol w:w="8996"/>
      </w:tblGrid>
      <w:tr w:rsidR="00ED1433" w:rsidRPr="008B4A7A" w:rsidDel="00AD1C6A" w14:paraId="063F9126" w14:textId="5D170EF7" w:rsidTr="00ED1433">
        <w:trPr>
          <w:del w:id="45" w:author="John Palmer" w:date="2019-05-29T19:31:00Z"/>
        </w:trPr>
        <w:tc>
          <w:tcPr>
            <w:tcW w:w="9016" w:type="dxa"/>
            <w:tcBorders>
              <w:top w:val="single" w:sz="12" w:space="0" w:color="C00000"/>
              <w:left w:val="single" w:sz="12" w:space="0" w:color="C00000"/>
              <w:bottom w:val="single" w:sz="12" w:space="0" w:color="C00000"/>
              <w:right w:val="single" w:sz="12" w:space="0" w:color="C00000"/>
            </w:tcBorders>
            <w:shd w:val="clear" w:color="auto" w:fill="F2DBDB" w:themeFill="accent2" w:themeFillTint="33"/>
          </w:tcPr>
          <w:p w14:paraId="197DB2C3" w14:textId="7C9E39A9" w:rsidR="00ED1433" w:rsidRPr="00ED1433" w:rsidDel="00AD1C6A" w:rsidRDefault="00ED1433" w:rsidP="00ED1433">
            <w:pPr>
              <w:rPr>
                <w:del w:id="46" w:author="John Palmer" w:date="2019-05-29T19:31:00Z"/>
              </w:rPr>
            </w:pPr>
            <w:del w:id="47" w:author="John Palmer" w:date="2019-05-29T19:31:00Z">
              <w:r w:rsidDel="00AD1C6A">
                <w:delText>TODO Might do something about immutable vs mutable</w:delText>
              </w:r>
            </w:del>
          </w:p>
        </w:tc>
      </w:tr>
    </w:tbl>
    <w:p w14:paraId="47C5893F" w14:textId="7E4C5CBF" w:rsidR="00253A58" w:rsidRDefault="00253A58" w:rsidP="0044727D">
      <w:pPr>
        <w:rPr>
          <w:color w:val="000000"/>
        </w:rPr>
      </w:pPr>
    </w:p>
    <w:p w14:paraId="7807841E" w14:textId="6F4C1335" w:rsidR="00F24CF1" w:rsidRDefault="00F24CF1">
      <w:pPr>
        <w:rPr>
          <w:color w:val="000000"/>
        </w:rPr>
      </w:pPr>
      <w:r>
        <w:rPr>
          <w:color w:val="000000"/>
        </w:rPr>
        <w:br w:type="page"/>
      </w:r>
    </w:p>
    <w:p w14:paraId="4FF46B28" w14:textId="77777777" w:rsidR="00253A58" w:rsidRDefault="00253A58" w:rsidP="0044727D">
      <w:pPr>
        <w:rPr>
          <w:color w:val="000000"/>
        </w:rPr>
      </w:pPr>
    </w:p>
    <w:p w14:paraId="4CB4E179" w14:textId="06CDF8A8" w:rsidR="00C8445E" w:rsidRPr="00A84A32" w:rsidRDefault="00C8445E" w:rsidP="00884982">
      <w:pPr>
        <w:pStyle w:val="Heading1"/>
        <w:rPr>
          <w:rFonts w:eastAsia="Times New Roman"/>
          <w:lang w:eastAsia="en-GB"/>
        </w:rPr>
      </w:pPr>
      <w:r w:rsidRPr="00A84A32">
        <w:rPr>
          <w:rFonts w:eastAsia="Times New Roman"/>
          <w:lang w:eastAsia="en-GB"/>
        </w:rPr>
        <w:t xml:space="preserve">Getting </w:t>
      </w:r>
      <w:r w:rsidR="006256A3">
        <w:rPr>
          <w:rFonts w:eastAsia="Times New Roman"/>
          <w:lang w:eastAsia="en-GB"/>
        </w:rPr>
        <w:t xml:space="preserve">simple </w:t>
      </w:r>
      <w:r w:rsidRPr="00A84A32">
        <w:rPr>
          <w:rFonts w:eastAsia="Times New Roman"/>
          <w:lang w:eastAsia="en-GB"/>
        </w:rPr>
        <w:t>stuff in and out</w:t>
      </w:r>
    </w:p>
    <w:p w14:paraId="523ACD7A" w14:textId="77777777" w:rsidR="00C8445E" w:rsidRPr="00C8445E" w:rsidRDefault="00C8445E" w:rsidP="00C8445E">
      <w:pPr>
        <w:spacing w:before="192" w:after="192"/>
        <w:rPr>
          <w:rFonts w:eastAsia="Times New Roman" w:cs="Helvetica"/>
          <w:color w:val="333333"/>
          <w:lang w:eastAsia="en-GB"/>
        </w:rPr>
      </w:pPr>
      <w:r w:rsidRPr="00C8445E">
        <w:rPr>
          <w:rFonts w:eastAsia="Times New Roman" w:cs="Helvetica"/>
          <w:color w:val="333333"/>
          <w:lang w:eastAsia="en-GB"/>
        </w:rPr>
        <w:t>As we've come across earlier, a computer programme essentially comprises:</w:t>
      </w:r>
    </w:p>
    <w:p w14:paraId="34E99817" w14:textId="77777777" w:rsidR="00C8445E" w:rsidRPr="00C8445E" w:rsidRDefault="00C8445E" w:rsidP="00C8445E">
      <w:pPr>
        <w:numPr>
          <w:ilvl w:val="0"/>
          <w:numId w:val="3"/>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Getting stuff in (input)</w:t>
      </w:r>
    </w:p>
    <w:p w14:paraId="007C6ADF" w14:textId="77777777" w:rsidR="00C8445E" w:rsidRPr="00C8445E" w:rsidRDefault="00C8445E" w:rsidP="00C8445E">
      <w:pPr>
        <w:numPr>
          <w:ilvl w:val="0"/>
          <w:numId w:val="3"/>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Doing some computational wizardry on this stuff</w:t>
      </w:r>
    </w:p>
    <w:p w14:paraId="401CAF8C" w14:textId="77777777" w:rsidR="00C8445E" w:rsidRPr="00C8445E" w:rsidRDefault="00C8445E" w:rsidP="00C8445E">
      <w:pPr>
        <w:numPr>
          <w:ilvl w:val="0"/>
          <w:numId w:val="3"/>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Getting the results out (output)</w:t>
      </w:r>
    </w:p>
    <w:p w14:paraId="27877317" w14:textId="77777777" w:rsidR="00C8445E" w:rsidRPr="00C8445E" w:rsidRDefault="00C8445E" w:rsidP="00C8445E">
      <w:pPr>
        <w:spacing w:before="192" w:after="192"/>
        <w:rPr>
          <w:rFonts w:eastAsia="Times New Roman" w:cs="Helvetica"/>
          <w:color w:val="333333"/>
          <w:lang w:eastAsia="en-GB"/>
        </w:rPr>
      </w:pPr>
      <w:r w:rsidRPr="00C8445E">
        <w:rPr>
          <w:rFonts w:eastAsia="Times New Roman" w:cs="Helvetica"/>
          <w:color w:val="333333"/>
          <w:lang w:eastAsia="en-GB"/>
        </w:rPr>
        <w:t xml:space="preserve">There are </w:t>
      </w:r>
      <w:proofErr w:type="gramStart"/>
      <w:r w:rsidRPr="00C8445E">
        <w:rPr>
          <w:rFonts w:eastAsia="Times New Roman" w:cs="Helvetica"/>
          <w:color w:val="333333"/>
          <w:lang w:eastAsia="en-GB"/>
        </w:rPr>
        <w:t>a number of</w:t>
      </w:r>
      <w:proofErr w:type="gramEnd"/>
      <w:r w:rsidRPr="00C8445E">
        <w:rPr>
          <w:rFonts w:eastAsia="Times New Roman" w:cs="Helvetica"/>
          <w:color w:val="333333"/>
          <w:lang w:eastAsia="en-GB"/>
        </w:rPr>
        <w:t xml:space="preserve"> ways of getting data into a computer:</w:t>
      </w:r>
    </w:p>
    <w:p w14:paraId="12570782" w14:textId="77777777" w:rsidR="00C8445E" w:rsidRPr="00C8445E" w:rsidRDefault="00C8445E" w:rsidP="00C8445E">
      <w:pPr>
        <w:numPr>
          <w:ilvl w:val="0"/>
          <w:numId w:val="4"/>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Keyboard entry</w:t>
      </w:r>
    </w:p>
    <w:p w14:paraId="2FC7CB03" w14:textId="77777777" w:rsidR="00C8445E" w:rsidRPr="00C8445E" w:rsidRDefault="00C8445E" w:rsidP="00C8445E">
      <w:pPr>
        <w:numPr>
          <w:ilvl w:val="0"/>
          <w:numId w:val="4"/>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Reading files in from disk</w:t>
      </w:r>
    </w:p>
    <w:p w14:paraId="1EC40231" w14:textId="77777777" w:rsidR="00C8445E" w:rsidRPr="00C8445E" w:rsidRDefault="00C8445E" w:rsidP="00C8445E">
      <w:pPr>
        <w:numPr>
          <w:ilvl w:val="0"/>
          <w:numId w:val="4"/>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Reading information from over the Internet</w:t>
      </w:r>
    </w:p>
    <w:p w14:paraId="6094CBF2" w14:textId="77777777" w:rsidR="00C8445E" w:rsidRPr="00C8445E" w:rsidRDefault="00C8445E" w:rsidP="00C8445E">
      <w:pPr>
        <w:numPr>
          <w:ilvl w:val="0"/>
          <w:numId w:val="4"/>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Reading data from attached sensors</w:t>
      </w:r>
    </w:p>
    <w:p w14:paraId="4760DAF4" w14:textId="77777777" w:rsidR="00C8445E" w:rsidRPr="00C8445E" w:rsidRDefault="00C8445E" w:rsidP="00C8445E">
      <w:pPr>
        <w:spacing w:before="192" w:after="192"/>
        <w:rPr>
          <w:rFonts w:eastAsia="Times New Roman" w:cs="Helvetica"/>
          <w:color w:val="333333"/>
          <w:lang w:eastAsia="en-GB"/>
        </w:rPr>
      </w:pPr>
      <w:r w:rsidRPr="00C8445E">
        <w:rPr>
          <w:rFonts w:eastAsia="Times New Roman" w:cs="Helvetica"/>
          <w:color w:val="333333"/>
          <w:lang w:eastAsia="en-GB"/>
        </w:rPr>
        <w:t>In this brief section we'll be looking at keyboard entry but will do file and Web reading later.</w:t>
      </w:r>
    </w:p>
    <w:p w14:paraId="69BCACE3" w14:textId="38381A9B" w:rsidR="00C8445E" w:rsidRPr="00C8445E" w:rsidRDefault="00357283" w:rsidP="00C8445E">
      <w:pPr>
        <w:spacing w:before="192" w:after="192"/>
        <w:rPr>
          <w:rFonts w:eastAsia="Times New Roman" w:cs="Helvetica"/>
          <w:color w:val="333333"/>
          <w:lang w:eastAsia="en-GB"/>
        </w:rPr>
      </w:pPr>
      <w:r w:rsidRPr="00C8445E">
        <w:rPr>
          <w:rFonts w:eastAsia="Times New Roman" w:cs="Helvetica"/>
          <w:color w:val="333333"/>
          <w:lang w:eastAsia="en-GB"/>
        </w:rPr>
        <w:t>Similarly,</w:t>
      </w:r>
      <w:r w:rsidR="00C8445E" w:rsidRPr="00C8445E">
        <w:rPr>
          <w:rFonts w:eastAsia="Times New Roman" w:cs="Helvetica"/>
          <w:color w:val="333333"/>
          <w:lang w:eastAsia="en-GB"/>
        </w:rPr>
        <w:t xml:space="preserve"> for output:</w:t>
      </w:r>
    </w:p>
    <w:p w14:paraId="06417009" w14:textId="77777777" w:rsidR="00C8445E" w:rsidRPr="00C8445E" w:rsidRDefault="00C8445E" w:rsidP="00C8445E">
      <w:pPr>
        <w:numPr>
          <w:ilvl w:val="0"/>
          <w:numId w:val="5"/>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Printing to the screen (and maybe a printer)</w:t>
      </w:r>
    </w:p>
    <w:p w14:paraId="1773CE82" w14:textId="77777777" w:rsidR="00C8445E" w:rsidRPr="00C8445E" w:rsidRDefault="00C8445E" w:rsidP="00C8445E">
      <w:pPr>
        <w:numPr>
          <w:ilvl w:val="0"/>
          <w:numId w:val="5"/>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Plotting data/images to the screen</w:t>
      </w:r>
    </w:p>
    <w:p w14:paraId="50C5FE68" w14:textId="77777777" w:rsidR="00C8445E" w:rsidRPr="00C8445E" w:rsidRDefault="00C8445E" w:rsidP="00C8445E">
      <w:pPr>
        <w:numPr>
          <w:ilvl w:val="0"/>
          <w:numId w:val="5"/>
        </w:numPr>
        <w:spacing w:before="100" w:beforeAutospacing="1" w:after="100" w:afterAutospacing="1"/>
        <w:rPr>
          <w:rFonts w:eastAsia="Times New Roman" w:cs="Helvetica"/>
          <w:color w:val="333333"/>
          <w:lang w:eastAsia="en-GB"/>
        </w:rPr>
      </w:pPr>
      <w:r w:rsidRPr="00C8445E">
        <w:rPr>
          <w:rFonts w:eastAsia="Times New Roman" w:cs="Helvetica"/>
          <w:color w:val="333333"/>
          <w:lang w:eastAsia="en-GB"/>
        </w:rPr>
        <w:t>Saving such plots and data to file</w:t>
      </w:r>
    </w:p>
    <w:p w14:paraId="56BDC9ED" w14:textId="77777777" w:rsidR="00C8445E" w:rsidRPr="00C8445E" w:rsidRDefault="00C8445E" w:rsidP="00C8445E">
      <w:pPr>
        <w:spacing w:before="192" w:after="192"/>
        <w:rPr>
          <w:rFonts w:eastAsia="Times New Roman" w:cs="Helvetica"/>
          <w:color w:val="333333"/>
          <w:lang w:eastAsia="en-GB"/>
        </w:rPr>
      </w:pPr>
      <w:r w:rsidRPr="00C8445E">
        <w:rPr>
          <w:rFonts w:eastAsia="Times New Roman" w:cs="Helvetica"/>
          <w:color w:val="333333"/>
          <w:lang w:eastAsia="en-GB"/>
        </w:rPr>
        <w:t xml:space="preserve">We'll mostly be looking here at text output to the screen. Later </w:t>
      </w:r>
      <w:proofErr w:type="gramStart"/>
      <w:r w:rsidRPr="00C8445E">
        <w:rPr>
          <w:rFonts w:eastAsia="Times New Roman" w:cs="Helvetica"/>
          <w:color w:val="333333"/>
          <w:lang w:eastAsia="en-GB"/>
        </w:rPr>
        <w:t>on</w:t>
      </w:r>
      <w:proofErr w:type="gramEnd"/>
      <w:r w:rsidRPr="00C8445E">
        <w:rPr>
          <w:rFonts w:eastAsia="Times New Roman" w:cs="Helvetica"/>
          <w:color w:val="333333"/>
          <w:lang w:eastAsia="en-GB"/>
        </w:rPr>
        <w:t xml:space="preserve"> we'll talk about how to plot complex data to the screen as images and how to write files of data out onto disk.</w:t>
      </w:r>
    </w:p>
    <w:p w14:paraId="49F86363" w14:textId="18EF3EDD" w:rsidR="00C8445E" w:rsidRDefault="008E4EE4" w:rsidP="008E4EE4">
      <w:pPr>
        <w:pStyle w:val="Heading2"/>
        <w:rPr>
          <w:rFonts w:eastAsia="Times New Roman"/>
          <w:lang w:eastAsia="en-GB"/>
        </w:rPr>
      </w:pPr>
      <w:r>
        <w:rPr>
          <w:rFonts w:eastAsia="Times New Roman"/>
          <w:lang w:eastAsia="en-GB"/>
        </w:rPr>
        <w:t>Keyboard input</w:t>
      </w:r>
    </w:p>
    <w:p w14:paraId="2D4B5E82" w14:textId="69677E48" w:rsidR="008E4EE4" w:rsidRDefault="008E4EE4" w:rsidP="00C8445E">
      <w:pPr>
        <w:spacing w:before="192" w:after="192"/>
        <w:rPr>
          <w:rFonts w:eastAsia="Times New Roman" w:cs="Helvetica"/>
          <w:lang w:eastAsia="en-GB"/>
        </w:rPr>
      </w:pPr>
      <w:r>
        <w:rPr>
          <w:rFonts w:eastAsia="Times New Roman" w:cs="Helvetica"/>
          <w:color w:val="333333"/>
          <w:lang w:eastAsia="en-GB"/>
        </w:rPr>
        <w:t xml:space="preserve">This is </w:t>
      </w:r>
      <w:proofErr w:type="gramStart"/>
      <w:r>
        <w:rPr>
          <w:rFonts w:eastAsia="Times New Roman" w:cs="Helvetica"/>
          <w:color w:val="333333"/>
          <w:lang w:eastAsia="en-GB"/>
        </w:rPr>
        <w:t>fairly simple</w:t>
      </w:r>
      <w:proofErr w:type="gramEnd"/>
      <w:r>
        <w:rPr>
          <w:rFonts w:eastAsia="Times New Roman" w:cs="Helvetica"/>
          <w:color w:val="333333"/>
          <w:lang w:eastAsia="en-GB"/>
        </w:rPr>
        <w:t xml:space="preserve"> really – you use the inbuilt function </w:t>
      </w:r>
      <w:r w:rsidRPr="008E4EE4">
        <w:rPr>
          <w:rFonts w:eastAsia="Times New Roman" w:cs="Helvetica"/>
          <w:b/>
          <w:color w:val="4F81BD" w:themeColor="accent1"/>
          <w:lang w:eastAsia="en-GB"/>
        </w:rPr>
        <w:t>input()</w:t>
      </w:r>
      <w:r>
        <w:rPr>
          <w:rFonts w:eastAsia="Times New Roman" w:cs="Helvetica"/>
          <w:b/>
          <w:color w:val="4F81BD" w:themeColor="accent1"/>
          <w:lang w:eastAsia="en-GB"/>
        </w:rPr>
        <w:t xml:space="preserve">. </w:t>
      </w:r>
      <w:r w:rsidRPr="008E4EE4">
        <w:rPr>
          <w:rFonts w:eastAsia="Times New Roman" w:cs="Helvetica"/>
          <w:lang w:eastAsia="en-GB"/>
        </w:rPr>
        <w:t>Let’s assume you want</w:t>
      </w:r>
      <w:r>
        <w:rPr>
          <w:rFonts w:eastAsia="Times New Roman" w:cs="Helvetica"/>
          <w:lang w:eastAsia="en-GB"/>
        </w:rPr>
        <w:t xml:space="preserve"> the user to input their name. We also want to assign this to a sensibly named variable – how about ‘your_name’. Here’s how.</w:t>
      </w:r>
    </w:p>
    <w:p w14:paraId="709FFDD0" w14:textId="77777777" w:rsidR="008E4EE4" w:rsidRDefault="008E4EE4" w:rsidP="00884982">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8263465"/>
      </w:pPr>
      <w:r>
        <w:rPr>
          <w:color w:val="000000"/>
        </w:rPr>
        <w:t xml:space="preserve">your_name </w:t>
      </w:r>
      <w:r>
        <w:rPr>
          <w:color w:val="666600"/>
        </w:rPr>
        <w:t>=</w:t>
      </w:r>
      <w:r>
        <w:rPr>
          <w:color w:val="000000"/>
        </w:rPr>
        <w:t xml:space="preserve"> input</w:t>
      </w:r>
      <w:r>
        <w:rPr>
          <w:color w:val="666600"/>
        </w:rPr>
        <w:t>()</w:t>
      </w:r>
    </w:p>
    <w:p w14:paraId="6EDCFEB8" w14:textId="725CC3FB" w:rsidR="008E4EE4" w:rsidRDefault="008E4EE4" w:rsidP="00C8445E">
      <w:pPr>
        <w:spacing w:before="192" w:after="192"/>
        <w:rPr>
          <w:color w:val="000000"/>
        </w:rPr>
      </w:pPr>
      <w:r>
        <w:rPr>
          <w:color w:val="000000"/>
        </w:rPr>
        <w:t> This works fine but is awfully user un friendly as the computer will simply wait for you to enter something</w:t>
      </w:r>
      <w:r w:rsidR="00D47FFD">
        <w:rPr>
          <w:color w:val="000000"/>
        </w:rPr>
        <w:t xml:space="preserve"> – but won’t tell you so, nor prompt you for what it’s expecting. So, let’s make it issue a prompt.</w:t>
      </w:r>
    </w:p>
    <w:p w14:paraId="3069B792" w14:textId="60596D08" w:rsidR="00D47FFD" w:rsidRDefault="00D47FFD" w:rsidP="00884982">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30445771"/>
      </w:pPr>
      <w:r>
        <w:rPr>
          <w:color w:val="000000"/>
        </w:rPr>
        <w:t xml:space="preserve">your_name </w:t>
      </w:r>
      <w:r>
        <w:rPr>
          <w:color w:val="666600"/>
        </w:rPr>
        <w:t>=</w:t>
      </w:r>
      <w:r>
        <w:rPr>
          <w:color w:val="000000"/>
        </w:rPr>
        <w:t xml:space="preserve"> </w:t>
      </w:r>
      <w:r w:rsidR="009336F7">
        <w:rPr>
          <w:color w:val="000000"/>
        </w:rPr>
        <w:t>input</w:t>
      </w:r>
      <w:r w:rsidR="009336F7">
        <w:rPr>
          <w:color w:val="666600"/>
        </w:rPr>
        <w:t>(</w:t>
      </w:r>
      <w:r>
        <w:rPr>
          <w:color w:val="666600"/>
        </w:rPr>
        <w:t>“</w:t>
      </w:r>
      <w:r>
        <w:rPr>
          <w:color w:val="660066"/>
        </w:rPr>
        <w:t>Please</w:t>
      </w:r>
      <w:r>
        <w:rPr>
          <w:color w:val="000000"/>
        </w:rPr>
        <w:t xml:space="preserve"> enter your name </w:t>
      </w:r>
      <w:r>
        <w:rPr>
          <w:color w:val="666600"/>
        </w:rPr>
        <w:t>”)</w:t>
      </w:r>
    </w:p>
    <w:p w14:paraId="6BD768FF" w14:textId="0F8B0410" w:rsidR="00D47FFD" w:rsidRDefault="00D47FFD" w:rsidP="00C8445E">
      <w:pPr>
        <w:spacing w:before="192" w:after="192"/>
        <w:rPr>
          <w:color w:val="000000"/>
        </w:rPr>
      </w:pPr>
      <w:r>
        <w:rPr>
          <w:color w:val="000000"/>
        </w:rPr>
        <w:t> Much better, the user is prompted to enter a name</w:t>
      </w:r>
    </w:p>
    <w:p w14:paraId="6327A198" w14:textId="14F82DF3" w:rsidR="00D47FFD" w:rsidRDefault="00D47FFD" w:rsidP="00C8445E">
      <w:pPr>
        <w:spacing w:before="192" w:after="192"/>
        <w:rPr>
          <w:color w:val="000000"/>
        </w:rPr>
      </w:pPr>
      <w:r>
        <w:rPr>
          <w:color w:val="000000"/>
        </w:rPr>
        <w:t xml:space="preserve">NOTE, the input value will be a string type – even if only numbers are entered. This is a problem if you want to do some calculation with it. SO – remember section </w:t>
      </w:r>
      <w:r>
        <w:rPr>
          <w:color w:val="000000"/>
        </w:rPr>
        <w:fldChar w:fldCharType="begin"/>
      </w:r>
      <w:r>
        <w:rPr>
          <w:color w:val="000000"/>
        </w:rPr>
        <w:instrText xml:space="preserve"> REF _Ref4086818 \n \h </w:instrText>
      </w:r>
      <w:r>
        <w:rPr>
          <w:color w:val="000000"/>
        </w:rPr>
      </w:r>
      <w:r>
        <w:rPr>
          <w:color w:val="000000"/>
        </w:rPr>
        <w:fldChar w:fldCharType="separate"/>
      </w:r>
      <w:r w:rsidR="005C6001">
        <w:rPr>
          <w:color w:val="000000"/>
        </w:rPr>
        <w:t>2.3</w:t>
      </w:r>
      <w:r>
        <w:rPr>
          <w:color w:val="000000"/>
        </w:rPr>
        <w:fldChar w:fldCharType="end"/>
      </w:r>
      <w:r>
        <w:rPr>
          <w:color w:val="000000"/>
        </w:rPr>
        <w:t xml:space="preserve"> – if you want </w:t>
      </w:r>
      <w:proofErr w:type="gramStart"/>
      <w:r>
        <w:rPr>
          <w:color w:val="000000"/>
        </w:rPr>
        <w:t>an</w:t>
      </w:r>
      <w:proofErr w:type="gramEnd"/>
      <w:r>
        <w:rPr>
          <w:color w:val="000000"/>
        </w:rPr>
        <w:t xml:space="preserve"> number (integer or float) you need to convert it.</w:t>
      </w:r>
    </w:p>
    <w:p w14:paraId="04666830" w14:textId="77777777" w:rsidR="00D47FFD" w:rsidRDefault="00D47FFD" w:rsidP="00884982">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0057470"/>
      </w:pPr>
      <w:r>
        <w:rPr>
          <w:color w:val="000000"/>
        </w:rPr>
        <w:lastRenderedPageBreak/>
        <w:t xml:space="preserve">pi_val </w:t>
      </w:r>
      <w:r>
        <w:rPr>
          <w:color w:val="666600"/>
        </w:rPr>
        <w:t>=</w:t>
      </w:r>
      <w:r>
        <w:rPr>
          <w:color w:val="000000"/>
        </w:rPr>
        <w:t xml:space="preserve"> </w:t>
      </w:r>
      <w:r>
        <w:rPr>
          <w:color w:val="000088"/>
        </w:rPr>
        <w:t>float</w:t>
      </w:r>
      <w:r>
        <w:rPr>
          <w:color w:val="666600"/>
        </w:rPr>
        <w:t>(</w:t>
      </w:r>
      <w:r>
        <w:rPr>
          <w:color w:val="000000"/>
        </w:rPr>
        <w:t>input</w:t>
      </w:r>
      <w:r>
        <w:rPr>
          <w:color w:val="666600"/>
        </w:rPr>
        <w:t>(“</w:t>
      </w:r>
      <w:r>
        <w:rPr>
          <w:color w:val="660066"/>
        </w:rPr>
        <w:t>Please</w:t>
      </w:r>
      <w:r>
        <w:rPr>
          <w:color w:val="000000"/>
        </w:rPr>
        <w:t xml:space="preserve"> enter a </w:t>
      </w:r>
      <w:r>
        <w:rPr>
          <w:color w:val="000088"/>
        </w:rPr>
        <w:t>value</w:t>
      </w:r>
      <w:r>
        <w:rPr>
          <w:color w:val="000000"/>
        </w:rPr>
        <w:t xml:space="preserve"> </w:t>
      </w:r>
      <w:r>
        <w:rPr>
          <w:color w:val="000088"/>
        </w:rPr>
        <w:t>for</w:t>
      </w:r>
      <w:r>
        <w:rPr>
          <w:color w:val="000000"/>
        </w:rPr>
        <w:t xml:space="preserve"> </w:t>
      </w:r>
      <w:r>
        <w:rPr>
          <w:color w:val="660066"/>
        </w:rPr>
        <w:t>Pi</w:t>
      </w:r>
      <w:r>
        <w:rPr>
          <w:color w:val="000000"/>
        </w:rPr>
        <w:t xml:space="preserve"> </w:t>
      </w:r>
      <w:r>
        <w:rPr>
          <w:color w:val="666600"/>
        </w:rPr>
        <w:t>“)</w:t>
      </w:r>
    </w:p>
    <w:p w14:paraId="46239DF3" w14:textId="77B0CFCA" w:rsidR="00D47FFD" w:rsidRDefault="00D47FFD" w:rsidP="00C8445E">
      <w:pPr>
        <w:spacing w:before="192" w:after="192"/>
        <w:rPr>
          <w:ins w:id="48" w:author="John Palmer" w:date="2019-05-23T16:01:00Z"/>
          <w:color w:val="000000"/>
        </w:rPr>
      </w:pPr>
      <w:r>
        <w:rPr>
          <w:color w:val="000000"/>
        </w:rPr>
        <w:t> </w:t>
      </w:r>
      <w:proofErr w:type="gramStart"/>
      <w:r>
        <w:rPr>
          <w:color w:val="000000"/>
        </w:rPr>
        <w:t>NOTE,</w:t>
      </w:r>
      <w:proofErr w:type="gramEnd"/>
      <w:r>
        <w:rPr>
          <w:color w:val="000000"/>
        </w:rPr>
        <w:t xml:space="preserve"> see how you can embed functions inside one another.</w:t>
      </w:r>
    </w:p>
    <w:tbl>
      <w:tblPr>
        <w:tblStyle w:val="TableGrid"/>
        <w:tblpPr w:leftFromText="180" w:rightFromText="180" w:vertAnchor="text" w:horzAnchor="margin" w:tblpY="-27"/>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Look w:val="04A0" w:firstRow="1" w:lastRow="0" w:firstColumn="1" w:lastColumn="0" w:noHBand="0" w:noVBand="1"/>
      </w:tblPr>
      <w:tblGrid>
        <w:gridCol w:w="8996"/>
      </w:tblGrid>
      <w:tr w:rsidR="003D2056" w:rsidRPr="008B4A7A" w14:paraId="5C34F400" w14:textId="77777777" w:rsidTr="003D2056">
        <w:trPr>
          <w:ins w:id="49" w:author="John Palmer" w:date="2019-05-23T16:01:00Z"/>
        </w:trPr>
        <w:tc>
          <w:tcPr>
            <w:tcW w:w="8996" w:type="dxa"/>
            <w:shd w:val="clear" w:color="auto" w:fill="DBE5F1" w:themeFill="accent1" w:themeFillTint="33"/>
          </w:tcPr>
          <w:p w14:paraId="5C4C48FE" w14:textId="039BCDE8" w:rsidR="003D2056" w:rsidRPr="003D2056" w:rsidRDefault="003D2056" w:rsidP="003D2056">
            <w:pPr>
              <w:spacing w:line="360" w:lineRule="auto"/>
              <w:rPr>
                <w:ins w:id="50" w:author="John Palmer" w:date="2019-05-23T16:18:00Z"/>
                <w:color w:val="000000" w:themeColor="text1"/>
              </w:rPr>
            </w:pPr>
            <w:ins w:id="51" w:author="John Palmer" w:date="2019-05-23T16:19:00Z">
              <w:r>
                <w:rPr>
                  <w:color w:val="000000" w:themeColor="text1"/>
                </w:rPr>
                <w:t>Y</w:t>
              </w:r>
            </w:ins>
            <w:ins w:id="52" w:author="John Palmer" w:date="2019-05-23T16:18:00Z">
              <w:r w:rsidRPr="003D2056">
                <w:rPr>
                  <w:color w:val="000000" w:themeColor="text1"/>
                </w:rPr>
                <w:t xml:space="preserve">ou can input more than 1 value in </w:t>
              </w:r>
              <w:proofErr w:type="gramStart"/>
              <w:r w:rsidRPr="003D2056">
                <w:rPr>
                  <w:color w:val="000000" w:themeColor="text1"/>
                </w:rPr>
                <w:t>a number of</w:t>
              </w:r>
              <w:proofErr w:type="gramEnd"/>
              <w:r w:rsidRPr="003D2056">
                <w:rPr>
                  <w:color w:val="000000" w:themeColor="text1"/>
                </w:rPr>
                <w:t xml:space="preserve"> ways:</w:t>
              </w:r>
            </w:ins>
          </w:p>
          <w:p w14:paraId="7599110F" w14:textId="77777777" w:rsidR="003D2056" w:rsidRPr="003D2056" w:rsidRDefault="003D2056" w:rsidP="003D2056">
            <w:pPr>
              <w:spacing w:line="360" w:lineRule="auto"/>
              <w:rPr>
                <w:ins w:id="53" w:author="John Palmer" w:date="2019-05-23T16:18:00Z"/>
                <w:color w:val="000000" w:themeColor="text1"/>
              </w:rPr>
            </w:pPr>
          </w:p>
          <w:p w14:paraId="0C307605" w14:textId="0286A39F" w:rsidR="003D2056" w:rsidRPr="003D2056" w:rsidRDefault="005E2D74" w:rsidP="003D2056">
            <w:pPr>
              <w:spacing w:line="360" w:lineRule="auto"/>
              <w:rPr>
                <w:ins w:id="54" w:author="John Palmer" w:date="2019-05-23T16:18:00Z"/>
                <w:color w:val="000000" w:themeColor="text1"/>
              </w:rPr>
            </w:pPr>
            <w:ins w:id="55" w:author="John Palmer" w:date="2019-05-23T16:19:00Z">
              <w:r>
                <w:rPr>
                  <w:color w:val="000000" w:themeColor="text1"/>
                </w:rPr>
                <w:tab/>
              </w:r>
            </w:ins>
            <w:proofErr w:type="spellStart"/>
            <w:ins w:id="56" w:author="John Palmer" w:date="2019-05-23T16:18:00Z">
              <w:r w:rsidR="003D2056" w:rsidRPr="003D2056">
                <w:rPr>
                  <w:color w:val="000000" w:themeColor="text1"/>
                </w:rPr>
                <w:t>x,y</w:t>
              </w:r>
              <w:proofErr w:type="spellEnd"/>
              <w:r w:rsidR="003D2056" w:rsidRPr="003D2056">
                <w:rPr>
                  <w:color w:val="000000" w:themeColor="text1"/>
                </w:rPr>
                <w:t xml:space="preserve"> = input('Enter 2 values separated by spaces ').split()</w:t>
              </w:r>
            </w:ins>
          </w:p>
          <w:p w14:paraId="540BDB54" w14:textId="77777777" w:rsidR="003D2056" w:rsidRPr="003D2056" w:rsidRDefault="003D2056" w:rsidP="003D2056">
            <w:pPr>
              <w:spacing w:line="360" w:lineRule="auto"/>
              <w:rPr>
                <w:ins w:id="57" w:author="John Palmer" w:date="2019-05-23T16:18:00Z"/>
                <w:color w:val="000000" w:themeColor="text1"/>
              </w:rPr>
            </w:pPr>
          </w:p>
          <w:p w14:paraId="65E9FC35" w14:textId="5668AC84" w:rsidR="003D2056" w:rsidRPr="003D2056" w:rsidRDefault="003D2056" w:rsidP="003D2056">
            <w:pPr>
              <w:spacing w:line="360" w:lineRule="auto"/>
              <w:rPr>
                <w:ins w:id="58" w:author="John Palmer" w:date="2019-05-23T16:18:00Z"/>
                <w:color w:val="000000" w:themeColor="text1"/>
              </w:rPr>
            </w:pPr>
            <w:ins w:id="59" w:author="John Palmer" w:date="2019-05-23T16:18:00Z">
              <w:r w:rsidRPr="003D2056">
                <w:rPr>
                  <w:color w:val="000000" w:themeColor="text1"/>
                </w:rPr>
                <w:t xml:space="preserve">Convert them to an appropriate type:   </w:t>
              </w:r>
            </w:ins>
          </w:p>
          <w:p w14:paraId="5C7D5D29" w14:textId="023FB5D9" w:rsidR="003D2056" w:rsidRPr="003D2056" w:rsidRDefault="005E2D74" w:rsidP="003D2056">
            <w:pPr>
              <w:spacing w:line="360" w:lineRule="auto"/>
              <w:rPr>
                <w:ins w:id="60" w:author="John Palmer" w:date="2019-05-23T16:18:00Z"/>
                <w:color w:val="000000" w:themeColor="text1"/>
              </w:rPr>
            </w:pPr>
            <w:ins w:id="61" w:author="John Palmer" w:date="2019-05-23T16:19:00Z">
              <w:r>
                <w:rPr>
                  <w:color w:val="000000" w:themeColor="text1"/>
                </w:rPr>
                <w:tab/>
              </w:r>
            </w:ins>
            <w:proofErr w:type="spellStart"/>
            <w:ins w:id="62" w:author="John Palmer" w:date="2019-05-23T16:18:00Z">
              <w:r w:rsidR="003D2056" w:rsidRPr="003D2056">
                <w:rPr>
                  <w:color w:val="000000" w:themeColor="text1"/>
                </w:rPr>
                <w:t>x,y</w:t>
              </w:r>
              <w:proofErr w:type="spellEnd"/>
              <w:r w:rsidR="003D2056" w:rsidRPr="003D2056">
                <w:rPr>
                  <w:color w:val="000000" w:themeColor="text1"/>
                </w:rPr>
                <w:t xml:space="preserve"> = map(float, input('Enter 2 values separated by spaces ').split())</w:t>
              </w:r>
            </w:ins>
          </w:p>
          <w:p w14:paraId="54BA27DC" w14:textId="77777777" w:rsidR="003D2056" w:rsidRPr="003D2056" w:rsidRDefault="003D2056" w:rsidP="003D2056">
            <w:pPr>
              <w:spacing w:line="360" w:lineRule="auto"/>
              <w:rPr>
                <w:ins w:id="63" w:author="John Palmer" w:date="2019-05-23T16:18:00Z"/>
                <w:color w:val="000000" w:themeColor="text1"/>
              </w:rPr>
            </w:pPr>
          </w:p>
          <w:p w14:paraId="04980F7F" w14:textId="795AA5C8" w:rsidR="003D2056" w:rsidRPr="003D2056" w:rsidRDefault="003D2056" w:rsidP="003D2056">
            <w:pPr>
              <w:spacing w:line="360" w:lineRule="auto"/>
              <w:rPr>
                <w:ins w:id="64" w:author="John Palmer" w:date="2019-05-23T16:18:00Z"/>
                <w:color w:val="000000" w:themeColor="text1"/>
              </w:rPr>
            </w:pPr>
            <w:ins w:id="65" w:author="John Palmer" w:date="2019-05-23T16:18:00Z">
              <w:r w:rsidRPr="003D2056">
                <w:rPr>
                  <w:color w:val="000000" w:themeColor="text1"/>
                </w:rPr>
                <w:t>Or get them as a list</w:t>
              </w:r>
            </w:ins>
          </w:p>
          <w:p w14:paraId="4B38C6F1" w14:textId="61300A51" w:rsidR="003D2056" w:rsidRPr="008B4A7A" w:rsidRDefault="005E2D74" w:rsidP="003D2056">
            <w:pPr>
              <w:spacing w:line="360" w:lineRule="auto"/>
              <w:rPr>
                <w:ins w:id="66" w:author="John Palmer" w:date="2019-05-23T16:01:00Z"/>
                <w:color w:val="000000" w:themeColor="text1"/>
              </w:rPr>
            </w:pPr>
            <w:ins w:id="67" w:author="John Palmer" w:date="2019-05-23T16:19:00Z">
              <w:r>
                <w:rPr>
                  <w:color w:val="000000" w:themeColor="text1"/>
                </w:rPr>
                <w:tab/>
              </w:r>
            </w:ins>
            <w:proofErr w:type="spellStart"/>
            <w:ins w:id="68" w:author="John Palmer" w:date="2019-05-23T16:18:00Z">
              <w:r w:rsidR="003D2056" w:rsidRPr="003D2056">
                <w:rPr>
                  <w:color w:val="000000" w:themeColor="text1"/>
                </w:rPr>
                <w:t>my_list</w:t>
              </w:r>
              <w:proofErr w:type="spellEnd"/>
              <w:r w:rsidR="003D2056" w:rsidRPr="003D2056">
                <w:rPr>
                  <w:color w:val="000000" w:themeColor="text1"/>
                </w:rPr>
                <w:t xml:space="preserve"> = list(map(float, input('Enter 2 values separated by spaces ').split()))</w:t>
              </w:r>
            </w:ins>
          </w:p>
        </w:tc>
      </w:tr>
    </w:tbl>
    <w:p w14:paraId="55207B6E" w14:textId="77777777" w:rsidR="003D2056" w:rsidDel="003D2056" w:rsidRDefault="003D2056" w:rsidP="00C8445E">
      <w:pPr>
        <w:spacing w:before="192" w:after="192"/>
        <w:rPr>
          <w:del w:id="69" w:author="John Palmer" w:date="2019-05-23T16:01:00Z"/>
          <w:color w:val="000000"/>
        </w:rPr>
      </w:pPr>
    </w:p>
    <w:p w14:paraId="1A01E780" w14:textId="65D6EEAB" w:rsidR="009E0966" w:rsidRDefault="009E0966" w:rsidP="00C8445E">
      <w:pPr>
        <w:spacing w:before="192" w:after="192"/>
        <w:rPr>
          <w:color w:val="000000"/>
        </w:rPr>
      </w:pPr>
      <w:r>
        <w:rPr>
          <w:color w:val="000000"/>
        </w:rPr>
        <w:t>We’ll be talking about reading things in from files – rather than having to type them in</w:t>
      </w:r>
      <w:ins w:id="70" w:author="John Palmer" w:date="2019-05-30T16:16:00Z">
        <w:r w:rsidR="006204DC">
          <w:rPr>
            <w:color w:val="000000"/>
          </w:rPr>
          <w:t>,</w:t>
        </w:r>
      </w:ins>
      <w:r>
        <w:rPr>
          <w:color w:val="000000"/>
        </w:rPr>
        <w:t xml:space="preserve"> </w:t>
      </w:r>
      <w:proofErr w:type="gramStart"/>
      <w:r>
        <w:rPr>
          <w:color w:val="000000"/>
        </w:rPr>
        <w:t>later on</w:t>
      </w:r>
      <w:proofErr w:type="gramEnd"/>
      <w:r>
        <w:rPr>
          <w:color w:val="000000"/>
        </w:rPr>
        <w:t>.</w:t>
      </w:r>
    </w:p>
    <w:p w14:paraId="400A71EB" w14:textId="77777777" w:rsidR="002972F6" w:rsidRDefault="002972F6" w:rsidP="00C8445E">
      <w:pPr>
        <w:spacing w:before="192" w:after="192"/>
        <w:rPr>
          <w:color w:val="000000"/>
        </w:rPr>
      </w:pPr>
    </w:p>
    <w:p w14:paraId="2DE9A424" w14:textId="5EB43DC2" w:rsidR="009E0966" w:rsidRDefault="009E0966" w:rsidP="009E0966">
      <w:pPr>
        <w:pStyle w:val="Heading2"/>
      </w:pPr>
      <w:r>
        <w:t>Printing things to the screen</w:t>
      </w:r>
    </w:p>
    <w:p w14:paraId="4964A6CC" w14:textId="7D494FD2" w:rsidR="00D47FFD" w:rsidRDefault="009E0966" w:rsidP="00C8445E">
      <w:pPr>
        <w:spacing w:before="192" w:after="192"/>
        <w:rPr>
          <w:color w:val="000000"/>
        </w:rPr>
      </w:pPr>
      <w:r>
        <w:rPr>
          <w:color w:val="000000"/>
        </w:rPr>
        <w:t>Rather conveniently we can print things out to the computer screen by using the function ‘print()’</w:t>
      </w:r>
    </w:p>
    <w:p w14:paraId="0E211455" w14:textId="378ABA3E" w:rsidR="009E0966" w:rsidRDefault="009E0966" w:rsidP="00884982">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1429561"/>
      </w:pPr>
      <w:r>
        <w:rPr>
          <w:color w:val="660066"/>
        </w:rPr>
        <w:t>print</w:t>
      </w:r>
      <w:r>
        <w:rPr>
          <w:color w:val="666600"/>
        </w:rPr>
        <w:t>(‘</w:t>
      </w:r>
      <w:r>
        <w:rPr>
          <w:color w:val="660066"/>
        </w:rPr>
        <w:t>The</w:t>
      </w:r>
      <w:r>
        <w:rPr>
          <w:color w:val="000000"/>
        </w:rPr>
        <w:t xml:space="preserve"> rain </w:t>
      </w:r>
      <w:r>
        <w:rPr>
          <w:color w:val="000088"/>
        </w:rPr>
        <w:t>in</w:t>
      </w:r>
      <w:r>
        <w:rPr>
          <w:color w:val="000000"/>
        </w:rPr>
        <w:t xml:space="preserve"> </w:t>
      </w:r>
      <w:r>
        <w:rPr>
          <w:color w:val="660066"/>
        </w:rPr>
        <w:t>Spain</w:t>
      </w:r>
      <w:r>
        <w:rPr>
          <w:color w:val="000000"/>
        </w:rPr>
        <w:t xml:space="preserve"> falls mainly on </w:t>
      </w:r>
      <w:r>
        <w:rPr>
          <w:color w:val="000088"/>
        </w:rPr>
        <w:t>my</w:t>
      </w:r>
      <w:r>
        <w:rPr>
          <w:color w:val="000000"/>
        </w:rPr>
        <w:t xml:space="preserve"> holiday</w:t>
      </w:r>
      <w:r>
        <w:rPr>
          <w:color w:val="666600"/>
        </w:rPr>
        <w:t>’)</w:t>
      </w:r>
    </w:p>
    <w:p w14:paraId="008825E0" w14:textId="04A26C9B" w:rsidR="009E0966" w:rsidRDefault="009E0966" w:rsidP="00C8445E">
      <w:pPr>
        <w:spacing w:before="192" w:after="192"/>
        <w:rPr>
          <w:color w:val="000000"/>
        </w:rPr>
      </w:pPr>
      <w:r>
        <w:rPr>
          <w:color w:val="000000"/>
        </w:rPr>
        <w:t> Or let’s say we have a variable called ‘your_name’</w:t>
      </w:r>
    </w:p>
    <w:p w14:paraId="5AB08482" w14:textId="77777777" w:rsidR="009E0966" w:rsidRDefault="009E0966" w:rsidP="00884982">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6375670"/>
      </w:pPr>
      <w:r>
        <w:rPr>
          <w:color w:val="000088"/>
        </w:rPr>
        <w:t>print</w:t>
      </w:r>
      <w:r>
        <w:rPr>
          <w:color w:val="666600"/>
        </w:rPr>
        <w:t>(‘</w:t>
      </w:r>
      <w:r>
        <w:rPr>
          <w:color w:val="660066"/>
        </w:rPr>
        <w:t>Your</w:t>
      </w:r>
      <w:r>
        <w:rPr>
          <w:color w:val="000000"/>
        </w:rPr>
        <w:t xml:space="preserve"> name </w:t>
      </w:r>
      <w:r>
        <w:rPr>
          <w:color w:val="000088"/>
        </w:rPr>
        <w:t>is</w:t>
      </w:r>
      <w:r>
        <w:rPr>
          <w:color w:val="666600"/>
        </w:rPr>
        <w:t>’,</w:t>
      </w:r>
      <w:r>
        <w:rPr>
          <w:color w:val="000000"/>
        </w:rPr>
        <w:t xml:space="preserve"> your_name</w:t>
      </w:r>
      <w:r>
        <w:rPr>
          <w:color w:val="666600"/>
        </w:rPr>
        <w:t>)</w:t>
      </w:r>
    </w:p>
    <w:p w14:paraId="662D1973" w14:textId="5CD138F8" w:rsidR="009E0966" w:rsidRDefault="009E0966" w:rsidP="00C8445E">
      <w:pPr>
        <w:spacing w:before="192" w:after="192"/>
        <w:rPr>
          <w:color w:val="000000"/>
        </w:rPr>
      </w:pPr>
      <w:r>
        <w:rPr>
          <w:color w:val="000000"/>
        </w:rPr>
        <w:t>Notice that you can print more than one thing at a time. You can also embed calculations or function calls:</w:t>
      </w:r>
    </w:p>
    <w:p w14:paraId="3339A685" w14:textId="77777777" w:rsidR="009E0966" w:rsidRDefault="009E0966" w:rsidP="00884982">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7645991"/>
      </w:pPr>
      <w:r>
        <w:rPr>
          <w:color w:val="666600"/>
        </w:rPr>
        <w:t>&gt;&gt;&gt;</w:t>
      </w:r>
      <w:r>
        <w:rPr>
          <w:color w:val="000000"/>
        </w:rPr>
        <w:t xml:space="preserve"> x</w:t>
      </w:r>
      <w:r>
        <w:rPr>
          <w:color w:val="666600"/>
        </w:rPr>
        <w:t>=</w:t>
      </w:r>
      <w:r>
        <w:rPr>
          <w:color w:val="006666"/>
        </w:rPr>
        <w:t>1</w:t>
      </w:r>
    </w:p>
    <w:p w14:paraId="45B60898" w14:textId="77777777" w:rsidR="009E0966" w:rsidRDefault="009E0966" w:rsidP="00884982">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7645991"/>
      </w:pPr>
      <w:r>
        <w:rPr>
          <w:color w:val="666600"/>
        </w:rPr>
        <w:t>&gt;&gt;&gt;</w:t>
      </w:r>
      <w:r>
        <w:rPr>
          <w:color w:val="000000"/>
        </w:rPr>
        <w:t xml:space="preserve"> y</w:t>
      </w:r>
      <w:r>
        <w:rPr>
          <w:color w:val="666600"/>
        </w:rPr>
        <w:t>=</w:t>
      </w:r>
      <w:r>
        <w:rPr>
          <w:color w:val="006666"/>
        </w:rPr>
        <w:t>2</w:t>
      </w:r>
    </w:p>
    <w:p w14:paraId="7374859C" w14:textId="77777777" w:rsidR="009E0966" w:rsidRDefault="009E0966" w:rsidP="00884982">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7645991"/>
      </w:pPr>
      <w:r>
        <w:rPr>
          <w:color w:val="666600"/>
        </w:rPr>
        <w:t>&gt;&gt;&gt;</w:t>
      </w:r>
      <w:r>
        <w:rPr>
          <w:color w:val="000000"/>
        </w:rPr>
        <w:t xml:space="preserve"> </w:t>
      </w:r>
      <w:r>
        <w:rPr>
          <w:color w:val="000088"/>
        </w:rPr>
        <w:t>print</w:t>
      </w:r>
      <w:r>
        <w:rPr>
          <w:color w:val="666600"/>
        </w:rPr>
        <w:t>(</w:t>
      </w:r>
      <w:r>
        <w:rPr>
          <w:color w:val="008800"/>
        </w:rPr>
        <w:t>'answer is'</w:t>
      </w:r>
      <w:r>
        <w:rPr>
          <w:color w:val="666600"/>
        </w:rPr>
        <w:t>,</w:t>
      </w:r>
      <w:r>
        <w:rPr>
          <w:color w:val="000000"/>
        </w:rPr>
        <w:t xml:space="preserve"> x</w:t>
      </w:r>
      <w:r>
        <w:rPr>
          <w:color w:val="666600"/>
        </w:rPr>
        <w:t>+</w:t>
      </w:r>
      <w:r>
        <w:rPr>
          <w:color w:val="000000"/>
        </w:rPr>
        <w:t>y</w:t>
      </w:r>
      <w:r>
        <w:rPr>
          <w:color w:val="666600"/>
        </w:rPr>
        <w:t>)</w:t>
      </w:r>
    </w:p>
    <w:p w14:paraId="58369C12" w14:textId="77777777" w:rsidR="009E0966" w:rsidRDefault="009E0966" w:rsidP="00884982">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7645991"/>
      </w:pPr>
      <w:r>
        <w:rPr>
          <w:color w:val="000000"/>
        </w:rPr>
        <w:t xml:space="preserve">answer </w:t>
      </w:r>
      <w:r>
        <w:rPr>
          <w:color w:val="000088"/>
        </w:rPr>
        <w:t>is</w:t>
      </w:r>
      <w:r>
        <w:rPr>
          <w:color w:val="000000"/>
        </w:rPr>
        <w:t xml:space="preserve"> </w:t>
      </w:r>
      <w:r>
        <w:rPr>
          <w:color w:val="006666"/>
        </w:rPr>
        <w:t>3</w:t>
      </w:r>
    </w:p>
    <w:p w14:paraId="420E35AE" w14:textId="77777777" w:rsidR="009E0966" w:rsidRDefault="009E0966" w:rsidP="00884982">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7645991"/>
      </w:pPr>
      <w:r>
        <w:rPr>
          <w:color w:val="666600"/>
        </w:rPr>
        <w:t>&gt;&gt;&gt;</w:t>
      </w:r>
    </w:p>
    <w:p w14:paraId="48739189" w14:textId="77777777" w:rsidR="005C531E" w:rsidRDefault="005C531E" w:rsidP="00884982">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3591964"/>
      </w:pPr>
      <w:r>
        <w:rPr>
          <w:color w:val="000000"/>
        </w:rPr>
        <w:t> </w:t>
      </w:r>
      <w:r>
        <w:rPr>
          <w:color w:val="666600"/>
        </w:rPr>
        <w:t>&gt;&gt;&gt;</w:t>
      </w:r>
      <w:r>
        <w:rPr>
          <w:color w:val="000000"/>
        </w:rPr>
        <w:t xml:space="preserve"> my_list </w:t>
      </w:r>
      <w:r>
        <w:rPr>
          <w:color w:val="666600"/>
        </w:rPr>
        <w:t>=</w:t>
      </w:r>
      <w:r>
        <w:rPr>
          <w:color w:val="000000"/>
        </w:rPr>
        <w:t xml:space="preserve"> </w:t>
      </w:r>
      <w:r>
        <w:rPr>
          <w:color w:val="666600"/>
        </w:rPr>
        <w:t>[</w:t>
      </w:r>
      <w:r>
        <w:rPr>
          <w:color w:val="006666"/>
        </w:rPr>
        <w:t>1</w:t>
      </w:r>
      <w:r>
        <w:rPr>
          <w:color w:val="666600"/>
        </w:rPr>
        <w:t>,</w:t>
      </w:r>
      <w:r>
        <w:rPr>
          <w:color w:val="006666"/>
        </w:rPr>
        <w:t>2</w:t>
      </w:r>
      <w:r>
        <w:rPr>
          <w:color w:val="666600"/>
        </w:rPr>
        <w:t>,</w:t>
      </w:r>
      <w:r>
        <w:rPr>
          <w:color w:val="006666"/>
        </w:rPr>
        <w:t>3</w:t>
      </w:r>
      <w:r>
        <w:rPr>
          <w:color w:val="666600"/>
        </w:rPr>
        <w:t>,</w:t>
      </w:r>
      <w:r>
        <w:rPr>
          <w:color w:val="006666"/>
        </w:rPr>
        <w:t>4</w:t>
      </w:r>
      <w:r>
        <w:rPr>
          <w:color w:val="666600"/>
        </w:rPr>
        <w:t>,</w:t>
      </w:r>
      <w:r>
        <w:rPr>
          <w:color w:val="006666"/>
        </w:rPr>
        <w:t>5</w:t>
      </w:r>
      <w:r>
        <w:rPr>
          <w:color w:val="666600"/>
        </w:rPr>
        <w:t>,</w:t>
      </w:r>
      <w:r>
        <w:rPr>
          <w:color w:val="006666"/>
        </w:rPr>
        <w:t>6</w:t>
      </w:r>
      <w:r>
        <w:rPr>
          <w:color w:val="666600"/>
        </w:rPr>
        <w:t>,</w:t>
      </w:r>
      <w:r>
        <w:rPr>
          <w:color w:val="006666"/>
        </w:rPr>
        <w:t>7</w:t>
      </w:r>
      <w:r>
        <w:rPr>
          <w:color w:val="666600"/>
        </w:rPr>
        <w:t>]</w:t>
      </w:r>
    </w:p>
    <w:p w14:paraId="14A2FFA0" w14:textId="77777777" w:rsidR="005C531E" w:rsidRDefault="005C531E" w:rsidP="00884982">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3591964"/>
      </w:pPr>
      <w:r>
        <w:rPr>
          <w:color w:val="666600"/>
        </w:rPr>
        <w:t>&gt;&gt;&gt;</w:t>
      </w:r>
      <w:r>
        <w:rPr>
          <w:color w:val="000000"/>
        </w:rPr>
        <w:t xml:space="preserve"> </w:t>
      </w:r>
      <w:r>
        <w:rPr>
          <w:color w:val="000088"/>
        </w:rPr>
        <w:t>print</w:t>
      </w:r>
      <w:r>
        <w:rPr>
          <w:color w:val="000000"/>
        </w:rPr>
        <w:t xml:space="preserve"> </w:t>
      </w:r>
      <w:r>
        <w:rPr>
          <w:color w:val="666600"/>
        </w:rPr>
        <w:t>(</w:t>
      </w:r>
      <w:r>
        <w:rPr>
          <w:color w:val="008800"/>
        </w:rPr>
        <w:t>'The length of my_list is'</w:t>
      </w:r>
      <w:r>
        <w:rPr>
          <w:color w:val="666600"/>
        </w:rPr>
        <w:t>,</w:t>
      </w:r>
      <w:r>
        <w:rPr>
          <w:color w:val="000000"/>
        </w:rPr>
        <w:t xml:space="preserve"> len</w:t>
      </w:r>
      <w:r>
        <w:rPr>
          <w:color w:val="666600"/>
        </w:rPr>
        <w:t>(</w:t>
      </w:r>
      <w:r>
        <w:rPr>
          <w:color w:val="000000"/>
        </w:rPr>
        <w:t>my_list</w:t>
      </w:r>
      <w:r>
        <w:rPr>
          <w:color w:val="666600"/>
        </w:rPr>
        <w:t>))</w:t>
      </w:r>
    </w:p>
    <w:p w14:paraId="4C356235" w14:textId="77777777" w:rsidR="005C531E" w:rsidRDefault="005C531E" w:rsidP="00884982">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3591964"/>
      </w:pPr>
      <w:r>
        <w:rPr>
          <w:color w:val="660066"/>
        </w:rPr>
        <w:t>The</w:t>
      </w:r>
      <w:r>
        <w:rPr>
          <w:color w:val="000000"/>
        </w:rPr>
        <w:t xml:space="preserve"> length </w:t>
      </w:r>
      <w:r>
        <w:rPr>
          <w:color w:val="000088"/>
        </w:rPr>
        <w:t>of</w:t>
      </w:r>
      <w:r>
        <w:rPr>
          <w:color w:val="000000"/>
        </w:rPr>
        <w:t xml:space="preserve"> my_list </w:t>
      </w:r>
      <w:r>
        <w:rPr>
          <w:color w:val="000088"/>
        </w:rPr>
        <w:t>is</w:t>
      </w:r>
      <w:r>
        <w:rPr>
          <w:color w:val="000000"/>
        </w:rPr>
        <w:t xml:space="preserve"> </w:t>
      </w:r>
      <w:r>
        <w:rPr>
          <w:color w:val="006666"/>
        </w:rPr>
        <w:t>7</w:t>
      </w:r>
    </w:p>
    <w:p w14:paraId="638989DC" w14:textId="2B0B949D" w:rsidR="00D0025F" w:rsidRPr="005C531E" w:rsidRDefault="005C531E" w:rsidP="00884982">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83591964"/>
      </w:pPr>
      <w:r>
        <w:rPr>
          <w:color w:val="666600"/>
        </w:rPr>
        <w:t>&gt;&gt;&gt;</w:t>
      </w:r>
    </w:p>
    <w:p w14:paraId="09CC840E" w14:textId="6EBFCCB9" w:rsidR="006256A3" w:rsidRDefault="009E0966" w:rsidP="00C8445E">
      <w:pPr>
        <w:spacing w:before="192" w:after="192"/>
        <w:rPr>
          <w:color w:val="000000"/>
        </w:rPr>
      </w:pPr>
      <w:r>
        <w:rPr>
          <w:color w:val="000000"/>
        </w:rPr>
        <w:t>So</w:t>
      </w:r>
      <w:r w:rsidR="00C76921">
        <w:rPr>
          <w:color w:val="000000"/>
        </w:rPr>
        <w:t>,</w:t>
      </w:r>
      <w:r>
        <w:rPr>
          <w:color w:val="000000"/>
        </w:rPr>
        <w:t xml:space="preserve"> there you have it, we can get stuff into and out of the computer!</w:t>
      </w:r>
    </w:p>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Look w:val="04A0" w:firstRow="1" w:lastRow="0" w:firstColumn="1" w:lastColumn="0" w:noHBand="0" w:noVBand="1"/>
      </w:tblPr>
      <w:tblGrid>
        <w:gridCol w:w="8996"/>
      </w:tblGrid>
      <w:tr w:rsidR="00B8366F" w:rsidRPr="008B4A7A" w14:paraId="16ED1F91" w14:textId="77777777" w:rsidTr="00B8366F">
        <w:tc>
          <w:tcPr>
            <w:tcW w:w="9016" w:type="dxa"/>
            <w:shd w:val="clear" w:color="auto" w:fill="DBE5F1" w:themeFill="accent1" w:themeFillTint="33"/>
          </w:tcPr>
          <w:p w14:paraId="6047F8C3" w14:textId="6FBF17D4" w:rsidR="00B8366F" w:rsidRDefault="009116F4" w:rsidP="00B8366F">
            <w:pPr>
              <w:spacing w:line="360" w:lineRule="auto"/>
              <w:rPr>
                <w:color w:val="000000" w:themeColor="text1"/>
              </w:rPr>
            </w:pPr>
            <w:r>
              <w:rPr>
                <w:color w:val="000000" w:themeColor="text1"/>
              </w:rPr>
              <w:t>Print</w:t>
            </w:r>
            <w:r w:rsidR="00F56B00">
              <w:rPr>
                <w:color w:val="000000" w:themeColor="text1"/>
              </w:rPr>
              <w:t xml:space="preserve"> </w:t>
            </w:r>
            <w:r w:rsidR="00177169">
              <w:rPr>
                <w:color w:val="000000" w:themeColor="text1"/>
              </w:rPr>
              <w:t>Formatting</w:t>
            </w:r>
          </w:p>
          <w:p w14:paraId="11021309" w14:textId="17A0ECDB" w:rsidR="007D2EA0" w:rsidRDefault="007D2EA0" w:rsidP="00B8366F">
            <w:pPr>
              <w:spacing w:line="360" w:lineRule="auto"/>
            </w:pPr>
          </w:p>
          <w:p w14:paraId="13AB43F6" w14:textId="53C6C715" w:rsidR="007D2EA0" w:rsidRDefault="007D2EA0" w:rsidP="00B8366F">
            <w:pPr>
              <w:spacing w:line="360" w:lineRule="auto"/>
              <w:rPr>
                <w:color w:val="000000" w:themeColor="text1"/>
              </w:rPr>
            </w:pPr>
            <w:r>
              <w:t>Given the following:</w:t>
            </w:r>
          </w:p>
          <w:p w14:paraId="0F9B61A9" w14:textId="413F9E5C" w:rsidR="00F56B00" w:rsidRDefault="00F56B00" w:rsidP="00B8366F">
            <w:pPr>
              <w:spacing w:line="360" w:lineRule="auto"/>
              <w:rPr>
                <w:color w:val="000000" w:themeColor="text1"/>
              </w:rPr>
            </w:pPr>
            <w:r>
              <w:rPr>
                <w:color w:val="000000" w:themeColor="text1"/>
              </w:rPr>
              <w:tab/>
              <w:t>x=12.3</w:t>
            </w:r>
          </w:p>
          <w:p w14:paraId="583710E9" w14:textId="77777777" w:rsidR="00F56B00" w:rsidRDefault="00F56B00" w:rsidP="00B8366F">
            <w:pPr>
              <w:spacing w:line="360" w:lineRule="auto"/>
              <w:rPr>
                <w:color w:val="000000" w:themeColor="text1"/>
              </w:rPr>
            </w:pPr>
            <w:r>
              <w:rPr>
                <w:color w:val="000000" w:themeColor="text1"/>
              </w:rPr>
              <w:tab/>
              <w:t>y=9</w:t>
            </w:r>
          </w:p>
          <w:p w14:paraId="4B279145" w14:textId="77777777" w:rsidR="00F56B00" w:rsidRDefault="00F56B00" w:rsidP="00B8366F">
            <w:pPr>
              <w:spacing w:line="360" w:lineRule="auto"/>
              <w:rPr>
                <w:color w:val="000000" w:themeColor="text1"/>
              </w:rPr>
            </w:pPr>
            <w:r>
              <w:rPr>
                <w:color w:val="000000" w:themeColor="text1"/>
              </w:rPr>
              <w:tab/>
              <w:t>z=x/y</w:t>
            </w:r>
          </w:p>
          <w:p w14:paraId="068F86FB" w14:textId="77777777" w:rsidR="00F56B00" w:rsidRDefault="00F56B00" w:rsidP="00B8366F">
            <w:pPr>
              <w:spacing w:line="360" w:lineRule="auto"/>
              <w:rPr>
                <w:color w:val="000000" w:themeColor="text1"/>
              </w:rPr>
            </w:pPr>
            <w:r>
              <w:rPr>
                <w:color w:val="000000" w:themeColor="text1"/>
              </w:rPr>
              <w:tab/>
            </w:r>
            <w:proofErr w:type="spellStart"/>
            <w:r>
              <w:rPr>
                <w:color w:val="000000" w:themeColor="text1"/>
              </w:rPr>
              <w:t>a_str</w:t>
            </w:r>
            <w:proofErr w:type="spellEnd"/>
            <w:r>
              <w:rPr>
                <w:color w:val="000000" w:themeColor="text1"/>
              </w:rPr>
              <w:t xml:space="preserve"> = ‘John’</w:t>
            </w:r>
          </w:p>
          <w:p w14:paraId="62110753" w14:textId="5CF98CC7" w:rsidR="00F56B00" w:rsidRDefault="00F56B00" w:rsidP="00B8366F">
            <w:pPr>
              <w:spacing w:line="360" w:lineRule="auto"/>
              <w:rPr>
                <w:color w:val="000000" w:themeColor="text1"/>
              </w:rPr>
            </w:pPr>
            <w:r>
              <w:rPr>
                <w:color w:val="000000" w:themeColor="text1"/>
              </w:rPr>
              <w:t>then</w:t>
            </w:r>
            <w:r w:rsidR="007D2EA0">
              <w:rPr>
                <w:color w:val="000000" w:themeColor="text1"/>
              </w:rPr>
              <w:t xml:space="preserve"> you can format the way it is printed out using the .format() function:</w:t>
            </w:r>
          </w:p>
          <w:p w14:paraId="5D0982DD" w14:textId="47DE967A" w:rsidR="00F56B00" w:rsidRDefault="00F56B00" w:rsidP="00B8366F">
            <w:pPr>
              <w:spacing w:line="360" w:lineRule="auto"/>
              <w:rPr>
                <w:color w:val="000000" w:themeColor="text1"/>
              </w:rPr>
            </w:pPr>
            <w:r>
              <w:rPr>
                <w:color w:val="000000" w:themeColor="text1"/>
              </w:rPr>
              <w:tab/>
            </w:r>
            <w:r w:rsidRPr="00F56B00">
              <w:rPr>
                <w:color w:val="000000" w:themeColor="text1"/>
              </w:rPr>
              <w:t>print('Hello {}</w:t>
            </w:r>
            <w:r>
              <w:rPr>
                <w:color w:val="000000" w:themeColor="text1"/>
              </w:rPr>
              <w:t>&lt;</w:t>
            </w:r>
            <w:r w:rsidRPr="00F56B00">
              <w:rPr>
                <w:color w:val="000000" w:themeColor="text1"/>
              </w:rPr>
              <w:t>. x is {} and y is {} and z is {}'.format(</w:t>
            </w:r>
            <w:proofErr w:type="spellStart"/>
            <w:r w:rsidRPr="00F56B00">
              <w:rPr>
                <w:color w:val="000000" w:themeColor="text1"/>
              </w:rPr>
              <w:t>a_str,x,y,z</w:t>
            </w:r>
            <w:proofErr w:type="spellEnd"/>
            <w:r w:rsidRPr="00F56B00">
              <w:rPr>
                <w:color w:val="000000" w:themeColor="text1"/>
              </w:rPr>
              <w:t>))</w:t>
            </w:r>
          </w:p>
          <w:p w14:paraId="01E11D53" w14:textId="77777777" w:rsidR="00F56B00" w:rsidRDefault="00F56B00" w:rsidP="00B8366F">
            <w:pPr>
              <w:spacing w:line="360" w:lineRule="auto"/>
              <w:rPr>
                <w:color w:val="000000" w:themeColor="text1"/>
              </w:rPr>
            </w:pPr>
            <w:r>
              <w:rPr>
                <w:color w:val="000000" w:themeColor="text1"/>
              </w:rPr>
              <w:t>gives:</w:t>
            </w:r>
          </w:p>
          <w:p w14:paraId="09B27A61" w14:textId="40AB19AC" w:rsidR="00F56B00" w:rsidRDefault="00F56B00" w:rsidP="00B8366F">
            <w:pPr>
              <w:spacing w:line="360" w:lineRule="auto"/>
              <w:rPr>
                <w:color w:val="000000" w:themeColor="text1"/>
              </w:rPr>
            </w:pPr>
            <w:r>
              <w:rPr>
                <w:color w:val="000000" w:themeColor="text1"/>
              </w:rPr>
              <w:tab/>
            </w:r>
            <w:r w:rsidRPr="00F56B00">
              <w:rPr>
                <w:color w:val="000000" w:themeColor="text1"/>
              </w:rPr>
              <w:t xml:space="preserve">Hello John. x is </w:t>
            </w:r>
            <w:r>
              <w:rPr>
                <w:color w:val="000000" w:themeColor="text1"/>
              </w:rPr>
              <w:t>1</w:t>
            </w:r>
            <w:r w:rsidRPr="00F56B00">
              <w:rPr>
                <w:color w:val="000000" w:themeColor="text1"/>
              </w:rPr>
              <w:t>2.3 and y is 9 and z is 1.3666666666666667</w:t>
            </w:r>
          </w:p>
          <w:p w14:paraId="51267803" w14:textId="43255173" w:rsidR="00F56B00" w:rsidRDefault="00F56B00" w:rsidP="00B8366F">
            <w:pPr>
              <w:spacing w:line="360" w:lineRule="auto"/>
              <w:rPr>
                <w:color w:val="000000" w:themeColor="text1"/>
              </w:rPr>
            </w:pPr>
            <w:r>
              <w:rPr>
                <w:color w:val="000000" w:themeColor="text1"/>
              </w:rPr>
              <w:t>and</w:t>
            </w:r>
          </w:p>
          <w:p w14:paraId="17FA993A" w14:textId="33DEF73B" w:rsidR="00F56B00" w:rsidRDefault="00F56B00" w:rsidP="00B8366F">
            <w:pPr>
              <w:spacing w:line="360" w:lineRule="auto"/>
              <w:rPr>
                <w:color w:val="000000" w:themeColor="text1"/>
              </w:rPr>
            </w:pPr>
            <w:r>
              <w:rPr>
                <w:color w:val="000000" w:themeColor="text1"/>
              </w:rPr>
              <w:tab/>
            </w:r>
            <w:r w:rsidRPr="00F56B00">
              <w:rPr>
                <w:color w:val="000000" w:themeColor="text1"/>
              </w:rPr>
              <w:t>print('Hello {</w:t>
            </w:r>
            <w:r w:rsidR="00177169">
              <w:rPr>
                <w:color w:val="000000" w:themeColor="text1"/>
              </w:rPr>
              <w:t>:10s</w:t>
            </w:r>
            <w:r w:rsidRPr="00F56B00">
              <w:rPr>
                <w:color w:val="000000" w:themeColor="text1"/>
              </w:rPr>
              <w:t>}. x is {} and y is {} and z is {</w:t>
            </w:r>
            <w:r>
              <w:rPr>
                <w:color w:val="000000" w:themeColor="text1"/>
              </w:rPr>
              <w:t>:0</w:t>
            </w:r>
            <w:r w:rsidR="00177169">
              <w:rPr>
                <w:color w:val="000000" w:themeColor="text1"/>
              </w:rPr>
              <w:t>6</w:t>
            </w:r>
            <w:r>
              <w:rPr>
                <w:color w:val="000000" w:themeColor="text1"/>
              </w:rPr>
              <w:t>.3f</w:t>
            </w:r>
            <w:r w:rsidRPr="00F56B00">
              <w:rPr>
                <w:color w:val="000000" w:themeColor="text1"/>
              </w:rPr>
              <w:t>}'.format(</w:t>
            </w:r>
            <w:proofErr w:type="spellStart"/>
            <w:r w:rsidRPr="00F56B00">
              <w:rPr>
                <w:color w:val="000000" w:themeColor="text1"/>
              </w:rPr>
              <w:t>a_str,x,y,z</w:t>
            </w:r>
            <w:proofErr w:type="spellEnd"/>
            <w:r w:rsidRPr="00F56B00">
              <w:rPr>
                <w:color w:val="000000" w:themeColor="text1"/>
              </w:rPr>
              <w:t>))</w:t>
            </w:r>
          </w:p>
          <w:p w14:paraId="127BDCFB" w14:textId="77777777" w:rsidR="00F56B00" w:rsidRDefault="00F56B00" w:rsidP="00B8366F">
            <w:pPr>
              <w:spacing w:line="360" w:lineRule="auto"/>
              <w:rPr>
                <w:color w:val="000000" w:themeColor="text1"/>
              </w:rPr>
            </w:pPr>
            <w:r>
              <w:rPr>
                <w:color w:val="000000" w:themeColor="text1"/>
              </w:rPr>
              <w:t>gives</w:t>
            </w:r>
          </w:p>
          <w:p w14:paraId="099CFB31" w14:textId="77777777" w:rsidR="00F56B00" w:rsidRDefault="00177169" w:rsidP="00B8366F">
            <w:pPr>
              <w:spacing w:line="360" w:lineRule="auto"/>
              <w:rPr>
                <w:color w:val="000000" w:themeColor="text1"/>
              </w:rPr>
            </w:pPr>
            <w:r>
              <w:rPr>
                <w:color w:val="000000" w:themeColor="text1"/>
              </w:rPr>
              <w:tab/>
            </w:r>
            <w:r w:rsidRPr="00177169">
              <w:rPr>
                <w:color w:val="000000" w:themeColor="text1"/>
              </w:rPr>
              <w:t>Hello John      . x is 12.3 and y is 9 and z is 01.367</w:t>
            </w:r>
          </w:p>
          <w:p w14:paraId="6A5E723C" w14:textId="6C9AA221" w:rsidR="00177169" w:rsidRDefault="00177169" w:rsidP="00B8366F">
            <w:pPr>
              <w:spacing w:line="360" w:lineRule="auto"/>
              <w:rPr>
                <w:color w:val="000000" w:themeColor="text1"/>
              </w:rPr>
            </w:pPr>
            <w:r>
              <w:rPr>
                <w:color w:val="000000" w:themeColor="text1"/>
              </w:rPr>
              <w:t xml:space="preserve">Showing string padding (pad out to 10 </w:t>
            </w:r>
            <w:r w:rsidR="00853E09">
              <w:rPr>
                <w:color w:val="000000" w:themeColor="text1"/>
              </w:rPr>
              <w:t>characters) and</w:t>
            </w:r>
            <w:r>
              <w:rPr>
                <w:color w:val="000000" w:themeColor="text1"/>
              </w:rPr>
              <w:t xml:space="preserve"> float formatting (at least 6 digits with 3 decimal places).</w:t>
            </w:r>
          </w:p>
          <w:p w14:paraId="034AC527" w14:textId="667A11B4" w:rsidR="007D2EA0" w:rsidRDefault="007D2EA0" w:rsidP="00B8366F">
            <w:pPr>
              <w:spacing w:line="360" w:lineRule="auto"/>
              <w:rPr>
                <w:color w:val="000000" w:themeColor="text1"/>
              </w:rPr>
            </w:pPr>
          </w:p>
          <w:p w14:paraId="74060A7F" w14:textId="35940716" w:rsidR="007D2EA0" w:rsidRDefault="007D2EA0" w:rsidP="00B8366F">
            <w:pPr>
              <w:spacing w:line="360" w:lineRule="auto"/>
              <w:rPr>
                <w:color w:val="000000" w:themeColor="text1"/>
              </w:rPr>
            </w:pPr>
            <w:r>
              <w:rPr>
                <w:color w:val="000000" w:themeColor="text1"/>
              </w:rPr>
              <w:t>Alternatively, you can use formatted string literals which are similar but les</w:t>
            </w:r>
            <w:ins w:id="71" w:author="John Palmer" w:date="2019-05-30T16:16:00Z">
              <w:r w:rsidR="00FB08C9">
                <w:rPr>
                  <w:color w:val="000000" w:themeColor="text1"/>
                </w:rPr>
                <w:t>s</w:t>
              </w:r>
            </w:ins>
            <w:r>
              <w:rPr>
                <w:color w:val="000000" w:themeColor="text1"/>
              </w:rPr>
              <w:t xml:space="preserve"> verbose. NOTE the ‘f’ before the string specifier</w:t>
            </w:r>
            <w:ins w:id="72" w:author="John Palmer" w:date="2019-05-29T19:32:00Z">
              <w:r w:rsidR="00292E30">
                <w:rPr>
                  <w:color w:val="000000" w:themeColor="text1"/>
                </w:rPr>
                <w:t xml:space="preserve"> – they’re often called ‘f strings’</w:t>
              </w:r>
            </w:ins>
            <w:r>
              <w:rPr>
                <w:color w:val="000000" w:themeColor="text1"/>
              </w:rPr>
              <w:t>:</w:t>
            </w:r>
          </w:p>
          <w:p w14:paraId="025B8298" w14:textId="10904C0E" w:rsidR="007D2EA0" w:rsidRDefault="007D2EA0" w:rsidP="00B8366F">
            <w:pPr>
              <w:spacing w:line="360" w:lineRule="auto"/>
              <w:rPr>
                <w:color w:val="000000" w:themeColor="text1"/>
              </w:rPr>
            </w:pPr>
            <w:r>
              <w:rPr>
                <w:color w:val="000000" w:themeColor="text1"/>
              </w:rPr>
              <w:tab/>
            </w:r>
            <w:r w:rsidRPr="007D2EA0">
              <w:rPr>
                <w:color w:val="000000" w:themeColor="text1"/>
              </w:rPr>
              <w:t>print(</w:t>
            </w:r>
            <w:proofErr w:type="spellStart"/>
            <w:r w:rsidRPr="007D2EA0">
              <w:rPr>
                <w:color w:val="000000" w:themeColor="text1"/>
              </w:rPr>
              <w:t>f'Hello</w:t>
            </w:r>
            <w:proofErr w:type="spellEnd"/>
            <w:r w:rsidRPr="007D2EA0">
              <w:rPr>
                <w:color w:val="000000" w:themeColor="text1"/>
              </w:rPr>
              <w:t xml:space="preserve"> {a_str:10s}. x is {x} and y is {y} and z is {z:06.3f}')</w:t>
            </w:r>
          </w:p>
          <w:p w14:paraId="020CB9CE" w14:textId="378A74E2" w:rsidR="009116F4" w:rsidRDefault="007D2EA0" w:rsidP="00B8366F">
            <w:pPr>
              <w:spacing w:line="360" w:lineRule="auto"/>
              <w:rPr>
                <w:color w:val="000000" w:themeColor="text1"/>
              </w:rPr>
            </w:pPr>
            <w:r>
              <w:rPr>
                <w:color w:val="000000" w:themeColor="text1"/>
              </w:rPr>
              <w:t>gives the same result:</w:t>
            </w:r>
          </w:p>
          <w:p w14:paraId="55B2CC34" w14:textId="6AEA0C7F" w:rsidR="007D2EA0" w:rsidRDefault="007D2EA0" w:rsidP="00B8366F">
            <w:pPr>
              <w:spacing w:line="360" w:lineRule="auto"/>
              <w:rPr>
                <w:color w:val="000000" w:themeColor="text1"/>
              </w:rPr>
            </w:pPr>
            <w:r>
              <w:rPr>
                <w:color w:val="000000" w:themeColor="text1"/>
              </w:rPr>
              <w:tab/>
            </w:r>
            <w:r w:rsidRPr="007D2EA0">
              <w:rPr>
                <w:color w:val="000000" w:themeColor="text1"/>
              </w:rPr>
              <w:t>Hello John      . x is 12.3 and y is 9 and z is 01.367</w:t>
            </w:r>
          </w:p>
          <w:p w14:paraId="03B04D10" w14:textId="77777777" w:rsidR="007D2EA0" w:rsidRDefault="007D2EA0" w:rsidP="00B8366F">
            <w:pPr>
              <w:spacing w:line="360" w:lineRule="auto"/>
              <w:rPr>
                <w:color w:val="000000" w:themeColor="text1"/>
              </w:rPr>
            </w:pPr>
          </w:p>
          <w:p w14:paraId="4EC5D79A" w14:textId="2BF77936" w:rsidR="009116F4" w:rsidRPr="008B4A7A" w:rsidRDefault="009116F4" w:rsidP="00B8366F">
            <w:pPr>
              <w:spacing w:line="360" w:lineRule="auto"/>
              <w:rPr>
                <w:color w:val="000000" w:themeColor="text1"/>
              </w:rPr>
            </w:pPr>
            <w:r>
              <w:rPr>
                <w:color w:val="000000" w:themeColor="text1"/>
              </w:rPr>
              <w:t>There are many other formatting options.</w:t>
            </w:r>
          </w:p>
        </w:tc>
      </w:tr>
    </w:tbl>
    <w:p w14:paraId="7A69FAC2" w14:textId="77777777" w:rsidR="00B8366F" w:rsidRDefault="00B8366F">
      <w:pPr>
        <w:rPr>
          <w:color w:val="000000"/>
        </w:rPr>
      </w:pPr>
    </w:p>
    <w:p w14:paraId="4F1DC453" w14:textId="1DBD18B8" w:rsidR="00F24CF1" w:rsidRDefault="00F24CF1">
      <w:pPr>
        <w:rPr>
          <w:color w:val="000000"/>
        </w:rPr>
      </w:pPr>
      <w:r>
        <w:rPr>
          <w:color w:val="000000"/>
        </w:rPr>
        <w:br w:type="page"/>
      </w:r>
    </w:p>
    <w:p w14:paraId="0A73321E" w14:textId="77777777" w:rsidR="00F24CF1" w:rsidRDefault="00F24CF1" w:rsidP="00C8445E">
      <w:pPr>
        <w:spacing w:before="192" w:after="192"/>
        <w:rPr>
          <w:color w:val="000000"/>
        </w:rPr>
      </w:pPr>
    </w:p>
    <w:p w14:paraId="4B1D39A4" w14:textId="08E5F957" w:rsidR="006256A3" w:rsidRDefault="006256A3" w:rsidP="006256A3">
      <w:pPr>
        <w:pStyle w:val="Heading1"/>
      </w:pPr>
      <w:bookmarkStart w:id="73" w:name="_Ref4091252"/>
      <w:r>
        <w:t>Coding</w:t>
      </w:r>
      <w:bookmarkEnd w:id="73"/>
    </w:p>
    <w:p w14:paraId="5A8A5632" w14:textId="19C378D2" w:rsidR="005E7789" w:rsidRDefault="005E7789" w:rsidP="005E7789">
      <w:r>
        <w:t>We now need to get into the nitty-gritty of programming. First, as we mentioned in the introduction, one of the hardest things to get your head around in the early days is the disciplined thinking needed to produce the detailed code used to solve the problem at hand.</w:t>
      </w:r>
    </w:p>
    <w:p w14:paraId="5B2EB86B" w14:textId="133453F3" w:rsidR="005E7789" w:rsidRDefault="005C1448" w:rsidP="005E7789">
      <w:r>
        <w:t>Consider the task of opening your front door. You might describe it</w:t>
      </w:r>
      <w:r w:rsidR="009B0D55">
        <w:t xml:space="preserve"> like this</w:t>
      </w:r>
      <w:r>
        <w:t>:</w:t>
      </w:r>
    </w:p>
    <w:p w14:paraId="7FDA33ED" w14:textId="30DE51D8" w:rsidR="005C1448" w:rsidRDefault="005C1448" w:rsidP="00884982">
      <w:pPr>
        <w:pStyle w:val="ListParagraph"/>
        <w:numPr>
          <w:ilvl w:val="0"/>
          <w:numId w:val="29"/>
        </w:numPr>
      </w:pPr>
      <w:r>
        <w:t>Put the key in the lock</w:t>
      </w:r>
    </w:p>
    <w:p w14:paraId="5BF692CD" w14:textId="492ABBFD" w:rsidR="009B0D55" w:rsidRDefault="009B0D55" w:rsidP="00884982">
      <w:pPr>
        <w:pStyle w:val="ListParagraph"/>
        <w:numPr>
          <w:ilvl w:val="0"/>
          <w:numId w:val="29"/>
        </w:numPr>
      </w:pPr>
      <w:r>
        <w:t>Turn the key</w:t>
      </w:r>
    </w:p>
    <w:p w14:paraId="077AA63D" w14:textId="091F4A64" w:rsidR="009B0D55" w:rsidRDefault="009B0D55" w:rsidP="00884982">
      <w:pPr>
        <w:pStyle w:val="ListParagraph"/>
        <w:numPr>
          <w:ilvl w:val="0"/>
          <w:numId w:val="29"/>
        </w:numPr>
      </w:pPr>
      <w:r>
        <w:t>Open the door</w:t>
      </w:r>
    </w:p>
    <w:p w14:paraId="1075A284" w14:textId="7E5B1C67" w:rsidR="009B0D55" w:rsidRDefault="009B0D55" w:rsidP="009B0D55">
      <w:r>
        <w:t>This would work fine for most people. But consider an alien who knew little of our culture. You’d have to be much more precise. Maybe something like:</w:t>
      </w:r>
    </w:p>
    <w:p w14:paraId="085D873E" w14:textId="32B6C08D" w:rsidR="009B0D55" w:rsidRDefault="009B0D55" w:rsidP="00884982">
      <w:pPr>
        <w:pStyle w:val="ListParagraph"/>
        <w:numPr>
          <w:ilvl w:val="0"/>
          <w:numId w:val="30"/>
        </w:numPr>
      </w:pPr>
      <w:r>
        <w:t>Approach the door</w:t>
      </w:r>
    </w:p>
    <w:p w14:paraId="2805B046" w14:textId="331ACC9D" w:rsidR="009B0D55" w:rsidRDefault="009B0D55" w:rsidP="00884982">
      <w:pPr>
        <w:pStyle w:val="ListParagraph"/>
        <w:numPr>
          <w:ilvl w:val="0"/>
          <w:numId w:val="30"/>
        </w:numPr>
      </w:pPr>
      <w:r>
        <w:t>Identify the key hole.</w:t>
      </w:r>
    </w:p>
    <w:p w14:paraId="26286BCB" w14:textId="394FD979" w:rsidR="009B0D55" w:rsidRDefault="009B0D55" w:rsidP="00884982">
      <w:pPr>
        <w:pStyle w:val="ListParagraph"/>
        <w:numPr>
          <w:ilvl w:val="0"/>
          <w:numId w:val="30"/>
        </w:numPr>
      </w:pPr>
      <w:r>
        <w:t>If there is a cover over the keyhole then move it out of the way</w:t>
      </w:r>
    </w:p>
    <w:p w14:paraId="4756BD17" w14:textId="4108D6EF" w:rsidR="009B0D55" w:rsidRDefault="009B0D55" w:rsidP="00884982">
      <w:pPr>
        <w:pStyle w:val="ListParagraph"/>
        <w:numPr>
          <w:ilvl w:val="0"/>
          <w:numId w:val="30"/>
        </w:numPr>
      </w:pPr>
      <w:r>
        <w:t>Take the key and push the sharp end into the key hole.</w:t>
      </w:r>
    </w:p>
    <w:p w14:paraId="0B2A55DC" w14:textId="5A9804EE" w:rsidR="009B0D55" w:rsidRDefault="009B0D55" w:rsidP="00884982">
      <w:pPr>
        <w:pStyle w:val="ListParagraph"/>
        <w:numPr>
          <w:ilvl w:val="0"/>
          <w:numId w:val="30"/>
        </w:numPr>
      </w:pPr>
      <w:r>
        <w:t>If the key isn’t fully inserted, push harder</w:t>
      </w:r>
    </w:p>
    <w:p w14:paraId="150211EE" w14:textId="0DEFABE6" w:rsidR="009B0D55" w:rsidRDefault="009B0D55" w:rsidP="00884982">
      <w:pPr>
        <w:pStyle w:val="ListParagraph"/>
        <w:numPr>
          <w:ilvl w:val="0"/>
          <w:numId w:val="30"/>
        </w:numPr>
      </w:pPr>
      <w:r>
        <w:t>Now rotate the key clockwise – as viewed from the big end</w:t>
      </w:r>
    </w:p>
    <w:p w14:paraId="2CC487FA" w14:textId="1CABE061" w:rsidR="009B0D55" w:rsidRDefault="009B0D55" w:rsidP="00884982">
      <w:pPr>
        <w:pStyle w:val="ListParagraph"/>
        <w:numPr>
          <w:ilvl w:val="0"/>
          <w:numId w:val="30"/>
        </w:numPr>
      </w:pPr>
      <w:r>
        <w:t xml:space="preserve">When the key can’t rotate further push on the </w:t>
      </w:r>
      <w:r w:rsidR="00965856">
        <w:t>left-hand</w:t>
      </w:r>
      <w:r>
        <w:t xml:space="preserve"> edge of the door</w:t>
      </w:r>
    </w:p>
    <w:p w14:paraId="1E0ADAEF" w14:textId="3822BC7C" w:rsidR="009B0D55" w:rsidRDefault="009B0D55" w:rsidP="00884982">
      <w:pPr>
        <w:pStyle w:val="ListParagraph"/>
        <w:numPr>
          <w:ilvl w:val="0"/>
          <w:numId w:val="30"/>
        </w:numPr>
      </w:pPr>
      <w:r>
        <w:t xml:space="preserve">Keep pushing the edge of the door until it is </w:t>
      </w:r>
      <w:r w:rsidR="00965856">
        <w:t>fully open</w:t>
      </w:r>
    </w:p>
    <w:p w14:paraId="6A2A8ECC" w14:textId="44C1962F" w:rsidR="009B0D55" w:rsidRDefault="009B0D55" w:rsidP="009B0D55"/>
    <w:p w14:paraId="51AB61DD" w14:textId="6E00C018" w:rsidR="009B0D55" w:rsidRDefault="009B0D55" w:rsidP="009B0D55">
      <w:r>
        <w:t xml:space="preserve">You might see flaws even in this set of instructions, but the idea is you </w:t>
      </w:r>
      <w:proofErr w:type="gramStart"/>
      <w:r>
        <w:t>have to</w:t>
      </w:r>
      <w:proofErr w:type="gramEnd"/>
      <w:r>
        <w:t xml:space="preserve"> give precise step-by-step simple instructions, allowing for alternative options (keyhole covered or not) and for repetitious actions (keep pushing at the door until …). Programming requires you to precisely this, breaking down the computational task into simple steps that the computer can perform.</w:t>
      </w:r>
    </w:p>
    <w:p w14:paraId="087E9281" w14:textId="05A52B03" w:rsidR="00F24B6E" w:rsidRDefault="00F24B6E" w:rsidP="009B0D55">
      <w:r>
        <w:t xml:space="preserve">Whenever you approach a programming task, DON’T start programming but DO sit down, think about the task and draw/write </w:t>
      </w:r>
      <w:proofErr w:type="gramStart"/>
      <w:r>
        <w:t>some kind of plan</w:t>
      </w:r>
      <w:proofErr w:type="gramEnd"/>
      <w:r>
        <w:t xml:space="preserve"> that can THEN be translated into program code.</w:t>
      </w:r>
    </w:p>
    <w:p w14:paraId="69F92826" w14:textId="43197291" w:rsidR="004F03BB" w:rsidRDefault="00F24B6E" w:rsidP="009B0D55">
      <w:r>
        <w:t>You could write simple steps as we have just done or you could use a flow chart, or there are other more formalised methods which we won’t go into here.</w:t>
      </w:r>
      <w:r w:rsidR="007F3B9A">
        <w:t xml:space="preserve">  </w:t>
      </w:r>
      <w:r w:rsidR="006910CC">
        <w:fldChar w:fldCharType="begin"/>
      </w:r>
      <w:r w:rsidR="006910CC">
        <w:instrText xml:space="preserve"> REF _Ref4094754 \h </w:instrText>
      </w:r>
      <w:r w:rsidR="006910CC">
        <w:fldChar w:fldCharType="separate"/>
      </w:r>
      <w:r w:rsidR="005C6001">
        <w:rPr>
          <w:b/>
          <w:bCs/>
          <w:lang w:val="en-US"/>
        </w:rPr>
        <w:t>Error! Reference source not found.</w:t>
      </w:r>
      <w:r w:rsidR="006910CC">
        <w:fldChar w:fldCharType="end"/>
      </w:r>
      <w:r w:rsidR="007F3B9A">
        <w:t xml:space="preserve">  shows a </w:t>
      </w:r>
      <w:r w:rsidR="006910CC">
        <w:t>flow chart – slightly simplified –</w:t>
      </w:r>
      <w:r w:rsidR="004F03BB">
        <w:t xml:space="preserve"> of the Alien’s instructions (</w:t>
      </w:r>
      <w:r w:rsidR="006910CC">
        <w:t>with some annotations</w:t>
      </w:r>
      <w:r w:rsidR="004F03BB">
        <w:t>)</w:t>
      </w:r>
      <w:r w:rsidR="006910CC">
        <w:t>.</w:t>
      </w:r>
      <w:r w:rsidR="004F03BB">
        <w:t xml:space="preserve"> </w:t>
      </w:r>
    </w:p>
    <w:p w14:paraId="41F4E6D4" w14:textId="0A18C208" w:rsidR="00F24B6E" w:rsidRDefault="004F03BB" w:rsidP="009B0D55">
      <w:r>
        <w:t>The blue annotations show a SELECTION and an ITERATION. The SELECTION shows a programming construct which shows that depending on the value of something (in this case whether the lock is covered (True) or not (False)), one thing (or block of code) or another will happen. The ITERATION shows a construct which shows an action (block of code) is continuously repeated until something (door is open) is satisfied. We’ll be returning to these constructs later.</w:t>
      </w:r>
    </w:p>
    <w:p w14:paraId="4F2079CB" w14:textId="77777777" w:rsidR="00C758F7" w:rsidRDefault="00C758F7" w:rsidP="00395D65">
      <w:pPr>
        <w:keepNext/>
        <w:framePr w:w="8821" w:h="286" w:hSpace="180" w:wrap="around" w:vAnchor="text" w:hAnchor="page" w:x="1456"/>
        <w:pBdr>
          <w:top w:val="single" w:sz="4" w:space="1" w:color="auto"/>
          <w:left w:val="single" w:sz="4" w:space="4" w:color="auto"/>
          <w:bottom w:val="single" w:sz="4" w:space="1" w:color="auto"/>
          <w:right w:val="single" w:sz="4" w:space="4" w:color="auto"/>
        </w:pBdr>
      </w:pPr>
      <w:r>
        <w:rPr>
          <w:noProof/>
        </w:rPr>
        <w:lastRenderedPageBreak/>
        <w:drawing>
          <wp:inline distT="0" distB="0" distL="0" distR="0" wp14:anchorId="688F9A63" wp14:editId="7DBC463A">
            <wp:extent cx="5730875" cy="5322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5322570"/>
                    </a:xfrm>
                    <a:prstGeom prst="rect">
                      <a:avLst/>
                    </a:prstGeom>
                    <a:noFill/>
                  </pic:spPr>
                </pic:pic>
              </a:graphicData>
            </a:graphic>
          </wp:inline>
        </w:drawing>
      </w:r>
    </w:p>
    <w:p w14:paraId="34ED3C8D" w14:textId="19533D6F" w:rsidR="00C758F7" w:rsidRDefault="00C758F7" w:rsidP="00395D65">
      <w:pPr>
        <w:pStyle w:val="Caption"/>
        <w:framePr w:w="8821" w:h="286" w:hSpace="180" w:wrap="around" w:vAnchor="text" w:hAnchor="page" w:x="1456"/>
        <w:pBdr>
          <w:top w:val="single" w:sz="4" w:space="1" w:color="auto"/>
          <w:left w:val="single" w:sz="4" w:space="4" w:color="auto"/>
          <w:bottom w:val="single" w:sz="4" w:space="1" w:color="auto"/>
          <w:right w:val="single" w:sz="4" w:space="4" w:color="auto"/>
        </w:pBdr>
      </w:pPr>
      <w:r>
        <w:t xml:space="preserve">Figure </w:t>
      </w:r>
      <w:fldSimple w:instr=" SEQ Figure \* ARABIC ">
        <w:r w:rsidR="00236E07">
          <w:rPr>
            <w:noProof/>
          </w:rPr>
          <w:t>6</w:t>
        </w:r>
      </w:fldSimple>
      <w:r>
        <w:t>: A simplified flow chart of Alien Instructions for opening a door</w:t>
      </w:r>
    </w:p>
    <w:p w14:paraId="454BBD2C" w14:textId="553A3789" w:rsidR="00F24B6E" w:rsidRDefault="00F24B6E" w:rsidP="009B0D55"/>
    <w:p w14:paraId="1BF005BB" w14:textId="6F0AFC29" w:rsidR="005719AD" w:rsidRDefault="005719AD" w:rsidP="009B0D55">
      <w:r>
        <w:t>Now, finally, we can get down to some programming</w:t>
      </w:r>
      <w:r w:rsidR="00EC3ED0">
        <w:t xml:space="preserve">. We’ll be using the Jupyter Notebook with its </w:t>
      </w:r>
      <w:proofErr w:type="gramStart"/>
      <w:r w:rsidR="00EC3ED0">
        <w:t>built in</w:t>
      </w:r>
      <w:proofErr w:type="gramEnd"/>
      <w:r w:rsidR="00EC3ED0">
        <w:t xml:space="preserve"> editor, but if you’re feeling adventurous, try out the ‘Spyder’  IDE (which stands for Integrated Development Environment) that is also installed by default in the Anaconda setup. This provides a pretty easy to use environment that shows </w:t>
      </w:r>
      <w:r w:rsidR="00323BB0">
        <w:t xml:space="preserve">(amongst others) </w:t>
      </w:r>
      <w:r w:rsidR="00EC3ED0">
        <w:t>a widow for editing your code and a window</w:t>
      </w:r>
      <w:r w:rsidR="00323BB0">
        <w:t xml:space="preserve"> for input and output.  We’ll stick with Jupyter Notebooks for now.</w:t>
      </w:r>
    </w:p>
    <w:p w14:paraId="1378A2F0" w14:textId="160F9659" w:rsidR="00323BB0" w:rsidRDefault="00323BB0" w:rsidP="009B0D55"/>
    <w:p w14:paraId="46C46669" w14:textId="0AE0B1CF" w:rsidR="00323BB0" w:rsidRDefault="00323BB0" w:rsidP="009B0D55">
      <w:r>
        <w:t>Start a new notebook and, in a ‘Code’ cell</w:t>
      </w:r>
      <w:ins w:id="74" w:author="John Palmer" w:date="2019-05-30T16:17:00Z">
        <w:r w:rsidR="00FB08C9">
          <w:t>,</w:t>
        </w:r>
      </w:ins>
      <w:r>
        <w:t xml:space="preserve"> type in the following (ignoring the line numbers):</w:t>
      </w:r>
    </w:p>
    <w:p w14:paraId="52BF3E10" w14:textId="77777777" w:rsidR="00323BB0" w:rsidRDefault="00323BB0" w:rsidP="00323BB0">
      <w:pPr>
        <w:pStyle w:val="HTMLPreformatted"/>
        <w:numPr>
          <w:ilvl w:val="0"/>
          <w:numId w:val="31"/>
        </w:numPr>
        <w:pBdr>
          <w:top w:val="single" w:sz="6" w:space="3" w:color="888888"/>
          <w:left w:val="single" w:sz="6" w:space="2" w:color="888888"/>
          <w:bottom w:val="single" w:sz="6" w:space="2" w:color="888888"/>
          <w:right w:val="single" w:sz="6" w:space="2" w:color="888888"/>
        </w:pBdr>
        <w:tabs>
          <w:tab w:val="clear" w:pos="720"/>
        </w:tabs>
        <w:spacing w:before="100" w:beforeAutospacing="1" w:after="100" w:afterAutospacing="1"/>
        <w:divId w:val="1493838433"/>
      </w:pPr>
      <w:r>
        <w:rPr>
          <w:color w:val="880000"/>
        </w:rPr>
        <w:t># A simple program to ask for 2 numbers, add them together</w:t>
      </w:r>
    </w:p>
    <w:p w14:paraId="0DBCDE28" w14:textId="69120B5E" w:rsidR="00323BB0" w:rsidRDefault="00323BB0" w:rsidP="00323BB0">
      <w:pPr>
        <w:pStyle w:val="HTMLPreformatted"/>
        <w:numPr>
          <w:ilvl w:val="0"/>
          <w:numId w:val="31"/>
        </w:numPr>
        <w:pBdr>
          <w:top w:val="single" w:sz="6" w:space="3" w:color="888888"/>
          <w:left w:val="single" w:sz="6" w:space="2" w:color="888888"/>
          <w:bottom w:val="single" w:sz="6" w:space="2" w:color="888888"/>
          <w:right w:val="single" w:sz="6" w:space="2" w:color="888888"/>
        </w:pBdr>
        <w:tabs>
          <w:tab w:val="clear" w:pos="720"/>
        </w:tabs>
        <w:spacing w:before="100" w:beforeAutospacing="1" w:after="100" w:afterAutospacing="1"/>
        <w:divId w:val="1493838433"/>
      </w:pPr>
      <w:r>
        <w:rPr>
          <w:color w:val="880000"/>
        </w:rPr>
        <w:t># an</w:t>
      </w:r>
      <w:ins w:id="75" w:author="John Palmer" w:date="2019-05-30T16:17:00Z">
        <w:r w:rsidR="00FB08C9">
          <w:rPr>
            <w:color w:val="880000"/>
          </w:rPr>
          <w:t>d</w:t>
        </w:r>
      </w:ins>
      <w:del w:id="76" w:author="John Palmer" w:date="2019-05-30T16:17:00Z">
        <w:r w:rsidDel="00FB08C9">
          <w:rPr>
            <w:color w:val="880000"/>
          </w:rPr>
          <w:delText>s</w:delText>
        </w:r>
      </w:del>
      <w:r>
        <w:rPr>
          <w:color w:val="880000"/>
        </w:rPr>
        <w:t xml:space="preserve"> print out the result</w:t>
      </w:r>
    </w:p>
    <w:p w14:paraId="21A35F0D" w14:textId="77777777" w:rsidR="00323BB0" w:rsidRDefault="00323BB0" w:rsidP="00323BB0">
      <w:pPr>
        <w:pStyle w:val="HTMLPreformatted"/>
        <w:numPr>
          <w:ilvl w:val="0"/>
          <w:numId w:val="31"/>
        </w:numPr>
        <w:pBdr>
          <w:top w:val="single" w:sz="6" w:space="3" w:color="888888"/>
          <w:left w:val="single" w:sz="6" w:space="2" w:color="888888"/>
          <w:bottom w:val="single" w:sz="6" w:space="2" w:color="888888"/>
          <w:right w:val="single" w:sz="6" w:space="2" w:color="888888"/>
        </w:pBdr>
        <w:tabs>
          <w:tab w:val="clear" w:pos="720"/>
        </w:tabs>
        <w:spacing w:before="100" w:beforeAutospacing="1" w:after="100" w:afterAutospacing="1"/>
        <w:divId w:val="1493838433"/>
      </w:pPr>
      <w:r>
        <w:rPr>
          <w:color w:val="000000"/>
        </w:rPr>
        <w:t> </w:t>
      </w:r>
    </w:p>
    <w:p w14:paraId="13824A3F" w14:textId="77777777" w:rsidR="00323BB0" w:rsidRDefault="00323BB0" w:rsidP="00323BB0">
      <w:pPr>
        <w:pStyle w:val="HTMLPreformatted"/>
        <w:numPr>
          <w:ilvl w:val="0"/>
          <w:numId w:val="31"/>
        </w:numPr>
        <w:pBdr>
          <w:top w:val="single" w:sz="6" w:space="3" w:color="888888"/>
          <w:left w:val="single" w:sz="6" w:space="2" w:color="888888"/>
          <w:bottom w:val="single" w:sz="6" w:space="2" w:color="888888"/>
          <w:right w:val="single" w:sz="6" w:space="2" w:color="888888"/>
        </w:pBdr>
        <w:tabs>
          <w:tab w:val="clear" w:pos="720"/>
        </w:tabs>
        <w:spacing w:before="100" w:beforeAutospacing="1" w:after="100" w:afterAutospacing="1"/>
        <w:divId w:val="1493838433"/>
      </w:pPr>
      <w:r>
        <w:rPr>
          <w:color w:val="000000"/>
        </w:rPr>
        <w:t xml:space="preserve">x </w:t>
      </w:r>
      <w:r>
        <w:rPr>
          <w:color w:val="666600"/>
        </w:rPr>
        <w:t>=</w:t>
      </w:r>
      <w:r>
        <w:rPr>
          <w:color w:val="000000"/>
        </w:rPr>
        <w:t xml:space="preserve"> </w:t>
      </w:r>
      <w:r>
        <w:rPr>
          <w:color w:val="000088"/>
        </w:rPr>
        <w:t>float</w:t>
      </w:r>
      <w:r>
        <w:rPr>
          <w:color w:val="666600"/>
        </w:rPr>
        <w:t>(</w:t>
      </w:r>
      <w:r>
        <w:rPr>
          <w:color w:val="000000"/>
        </w:rPr>
        <w:t>input</w:t>
      </w:r>
      <w:r>
        <w:rPr>
          <w:color w:val="666600"/>
        </w:rPr>
        <w:t>(</w:t>
      </w:r>
      <w:r>
        <w:rPr>
          <w:color w:val="008800"/>
        </w:rPr>
        <w:t>'Enter the first number '</w:t>
      </w:r>
      <w:r>
        <w:rPr>
          <w:color w:val="666600"/>
        </w:rPr>
        <w:t>))</w:t>
      </w:r>
    </w:p>
    <w:p w14:paraId="0867022C" w14:textId="77777777" w:rsidR="00323BB0" w:rsidRDefault="00323BB0" w:rsidP="00323BB0">
      <w:pPr>
        <w:pStyle w:val="HTMLPreformatted"/>
        <w:numPr>
          <w:ilvl w:val="0"/>
          <w:numId w:val="31"/>
        </w:numPr>
        <w:pBdr>
          <w:top w:val="single" w:sz="6" w:space="3" w:color="888888"/>
          <w:left w:val="single" w:sz="6" w:space="2" w:color="888888"/>
          <w:bottom w:val="single" w:sz="6" w:space="2" w:color="888888"/>
          <w:right w:val="single" w:sz="6" w:space="2" w:color="888888"/>
        </w:pBdr>
        <w:tabs>
          <w:tab w:val="clear" w:pos="720"/>
        </w:tabs>
        <w:spacing w:before="100" w:beforeAutospacing="1" w:after="100" w:afterAutospacing="1"/>
        <w:divId w:val="1493838433"/>
      </w:pPr>
      <w:r>
        <w:rPr>
          <w:color w:val="000000"/>
        </w:rPr>
        <w:t xml:space="preserve">y </w:t>
      </w:r>
      <w:r>
        <w:rPr>
          <w:color w:val="666600"/>
        </w:rPr>
        <w:t>=</w:t>
      </w:r>
      <w:r>
        <w:rPr>
          <w:color w:val="000000"/>
        </w:rPr>
        <w:t xml:space="preserve"> </w:t>
      </w:r>
      <w:r>
        <w:rPr>
          <w:color w:val="000088"/>
        </w:rPr>
        <w:t>float</w:t>
      </w:r>
      <w:r>
        <w:rPr>
          <w:color w:val="666600"/>
        </w:rPr>
        <w:t>(</w:t>
      </w:r>
      <w:r>
        <w:rPr>
          <w:color w:val="000000"/>
        </w:rPr>
        <w:t>input</w:t>
      </w:r>
      <w:r>
        <w:rPr>
          <w:color w:val="666600"/>
        </w:rPr>
        <w:t>(</w:t>
      </w:r>
      <w:r>
        <w:rPr>
          <w:color w:val="008800"/>
        </w:rPr>
        <w:t>'Enter the second number '</w:t>
      </w:r>
      <w:r>
        <w:rPr>
          <w:color w:val="666600"/>
        </w:rPr>
        <w:t>))</w:t>
      </w:r>
    </w:p>
    <w:p w14:paraId="72CAF6B2" w14:textId="77777777" w:rsidR="00323BB0" w:rsidRDefault="00323BB0" w:rsidP="00323BB0">
      <w:pPr>
        <w:pStyle w:val="HTMLPreformatted"/>
        <w:numPr>
          <w:ilvl w:val="0"/>
          <w:numId w:val="31"/>
        </w:numPr>
        <w:pBdr>
          <w:top w:val="single" w:sz="6" w:space="3" w:color="888888"/>
          <w:left w:val="single" w:sz="6" w:space="2" w:color="888888"/>
          <w:bottom w:val="single" w:sz="6" w:space="2" w:color="888888"/>
          <w:right w:val="single" w:sz="6" w:space="2" w:color="888888"/>
        </w:pBdr>
        <w:tabs>
          <w:tab w:val="clear" w:pos="720"/>
        </w:tabs>
        <w:spacing w:before="100" w:beforeAutospacing="1" w:after="100" w:afterAutospacing="1"/>
        <w:divId w:val="1493838433"/>
      </w:pPr>
      <w:r>
        <w:rPr>
          <w:color w:val="000000"/>
        </w:rPr>
        <w:t> </w:t>
      </w:r>
    </w:p>
    <w:p w14:paraId="6F670B03" w14:textId="77777777" w:rsidR="00323BB0" w:rsidRDefault="00323BB0" w:rsidP="00323BB0">
      <w:pPr>
        <w:pStyle w:val="HTMLPreformatted"/>
        <w:numPr>
          <w:ilvl w:val="0"/>
          <w:numId w:val="31"/>
        </w:numPr>
        <w:pBdr>
          <w:top w:val="single" w:sz="6" w:space="3" w:color="888888"/>
          <w:left w:val="single" w:sz="6" w:space="2" w:color="888888"/>
          <w:bottom w:val="single" w:sz="6" w:space="2" w:color="888888"/>
          <w:right w:val="single" w:sz="6" w:space="2" w:color="888888"/>
        </w:pBdr>
        <w:tabs>
          <w:tab w:val="clear" w:pos="720"/>
        </w:tabs>
        <w:spacing w:before="100" w:beforeAutospacing="1" w:after="100" w:afterAutospacing="1"/>
        <w:divId w:val="1493838433"/>
      </w:pPr>
      <w:r>
        <w:rPr>
          <w:color w:val="000088"/>
        </w:rPr>
        <w:t>print</w:t>
      </w:r>
      <w:r>
        <w:rPr>
          <w:color w:val="666600"/>
        </w:rPr>
        <w:t>(</w:t>
      </w:r>
      <w:r>
        <w:rPr>
          <w:color w:val="008800"/>
        </w:rPr>
        <w:t>'The sum of the 2 numbers is'</w:t>
      </w:r>
      <w:r>
        <w:rPr>
          <w:color w:val="666600"/>
        </w:rPr>
        <w:t>,</w:t>
      </w:r>
      <w:r>
        <w:rPr>
          <w:color w:val="000000"/>
        </w:rPr>
        <w:t xml:space="preserve"> x</w:t>
      </w:r>
      <w:r>
        <w:rPr>
          <w:color w:val="666600"/>
        </w:rPr>
        <w:t>+</w:t>
      </w:r>
      <w:r>
        <w:rPr>
          <w:color w:val="000000"/>
        </w:rPr>
        <w:t>y</w:t>
      </w:r>
      <w:r>
        <w:rPr>
          <w:color w:val="666600"/>
        </w:rPr>
        <w:t>)</w:t>
      </w:r>
    </w:p>
    <w:p w14:paraId="62E0C94C" w14:textId="67E38455" w:rsidR="00323BB0" w:rsidRDefault="00323BB0" w:rsidP="00323BB0">
      <w:pPr>
        <w:rPr>
          <w:color w:val="000000"/>
        </w:rPr>
      </w:pPr>
      <w:r>
        <w:rPr>
          <w:color w:val="000000"/>
        </w:rPr>
        <w:lastRenderedPageBreak/>
        <w:t xml:space="preserve"> You should see something similar to </w:t>
      </w:r>
      <w:ins w:id="77" w:author="John Palmer" w:date="2019-05-30T16:18:00Z">
        <w:r w:rsidR="00FB08C9">
          <w:rPr>
            <w:color w:val="000000"/>
          </w:rPr>
          <w:fldChar w:fldCharType="begin"/>
        </w:r>
        <w:r w:rsidR="00FB08C9">
          <w:rPr>
            <w:color w:val="000000"/>
          </w:rPr>
          <w:instrText xml:space="preserve"> REF _Ref10125551 \h </w:instrText>
        </w:r>
        <w:r w:rsidR="00FB08C9">
          <w:rPr>
            <w:color w:val="000000"/>
          </w:rPr>
        </w:r>
      </w:ins>
      <w:r w:rsidR="00FB08C9">
        <w:rPr>
          <w:color w:val="000000"/>
        </w:rPr>
        <w:fldChar w:fldCharType="separate"/>
      </w:r>
      <w:ins w:id="78" w:author="John Palmer" w:date="2019-05-30T16:18:00Z">
        <w:r w:rsidR="00FB08C9">
          <w:t xml:space="preserve">Figure </w:t>
        </w:r>
        <w:r w:rsidR="00FB08C9">
          <w:rPr>
            <w:noProof/>
          </w:rPr>
          <w:t>7</w:t>
        </w:r>
        <w:r w:rsidR="00FB08C9">
          <w:rPr>
            <w:color w:val="000000"/>
          </w:rPr>
          <w:fldChar w:fldCharType="end"/>
        </w:r>
      </w:ins>
      <w:ins w:id="79" w:author="John Palmer" w:date="2019-05-30T16:19:00Z">
        <w:r w:rsidR="00FB08C9">
          <w:rPr>
            <w:color w:val="000000"/>
          </w:rPr>
          <w:t>.</w:t>
        </w:r>
      </w:ins>
      <w:del w:id="80" w:author="John Palmer" w:date="2019-05-30T16:18:00Z">
        <w:r w:rsidDel="00FB08C9">
          <w:rPr>
            <w:color w:val="000000"/>
          </w:rPr>
          <w:fldChar w:fldCharType="begin"/>
        </w:r>
        <w:r w:rsidDel="00FB08C9">
          <w:rPr>
            <w:color w:val="000000"/>
          </w:rPr>
          <w:delInstrText xml:space="preserve"> REF _Ref4168842 \h </w:delInstrText>
        </w:r>
        <w:r w:rsidDel="00FB08C9">
          <w:rPr>
            <w:color w:val="000000"/>
          </w:rPr>
        </w:r>
        <w:r w:rsidDel="00FB08C9">
          <w:rPr>
            <w:color w:val="000000"/>
          </w:rPr>
          <w:fldChar w:fldCharType="separate"/>
        </w:r>
        <w:r w:rsidR="005C6001" w:rsidDel="00FB08C9">
          <w:rPr>
            <w:b/>
            <w:bCs/>
            <w:color w:val="000000"/>
            <w:lang w:val="en-US"/>
          </w:rPr>
          <w:delText>Error! Reference source not found.</w:delText>
        </w:r>
        <w:r w:rsidDel="00FB08C9">
          <w:rPr>
            <w:color w:val="000000"/>
          </w:rPr>
          <w:fldChar w:fldCharType="end"/>
        </w:r>
        <w:r w:rsidDel="00FB08C9">
          <w:rPr>
            <w:color w:val="000000"/>
          </w:rPr>
          <w:delText>.</w:delText>
        </w:r>
      </w:del>
    </w:p>
    <w:p w14:paraId="1D7A4AA2" w14:textId="77777777" w:rsidR="009F3816" w:rsidRDefault="009F3816" w:rsidP="00AD2F54">
      <w:pPr>
        <w:keepNext/>
        <w:framePr w:w="8896" w:h="541" w:hSpace="180" w:wrap="around" w:vAnchor="text" w:hAnchor="page" w:x="1501" w:y="1"/>
        <w:pBdr>
          <w:top w:val="single" w:sz="6" w:space="1" w:color="auto"/>
          <w:left w:val="single" w:sz="6" w:space="4" w:color="auto"/>
          <w:bottom w:val="single" w:sz="6" w:space="1" w:color="auto"/>
          <w:right w:val="single" w:sz="6" w:space="4" w:color="auto"/>
        </w:pBdr>
      </w:pPr>
      <w:r>
        <w:rPr>
          <w:noProof/>
        </w:rPr>
        <w:drawing>
          <wp:inline distT="0" distB="0" distL="0" distR="0" wp14:anchorId="62509E7F" wp14:editId="1A9DA4D4">
            <wp:extent cx="5730875" cy="2981325"/>
            <wp:effectExtent l="0" t="0" r="3175"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981325"/>
                    </a:xfrm>
                    <a:prstGeom prst="rect">
                      <a:avLst/>
                    </a:prstGeom>
                    <a:noFill/>
                  </pic:spPr>
                </pic:pic>
              </a:graphicData>
            </a:graphic>
          </wp:inline>
        </w:drawing>
      </w:r>
    </w:p>
    <w:p w14:paraId="7D404E01" w14:textId="359AF1E6" w:rsidR="009F3816" w:rsidRDefault="009F3816" w:rsidP="00AD2F54">
      <w:pPr>
        <w:pStyle w:val="Caption"/>
        <w:framePr w:w="8896" w:h="541" w:hSpace="180" w:wrap="around" w:vAnchor="text" w:hAnchor="page" w:x="1501" w:y="1"/>
        <w:pBdr>
          <w:top w:val="single" w:sz="6" w:space="1" w:color="auto"/>
          <w:left w:val="single" w:sz="6" w:space="4" w:color="auto"/>
          <w:bottom w:val="single" w:sz="6" w:space="1" w:color="auto"/>
          <w:right w:val="single" w:sz="6" w:space="4" w:color="auto"/>
        </w:pBdr>
      </w:pPr>
      <w:bookmarkStart w:id="81" w:name="_Ref10125551"/>
      <w:r>
        <w:t xml:space="preserve">Figure </w:t>
      </w:r>
      <w:fldSimple w:instr=" SEQ Figure \* ARABIC ">
        <w:r w:rsidR="00236E07">
          <w:rPr>
            <w:noProof/>
          </w:rPr>
          <w:t>7</w:t>
        </w:r>
      </w:fldSimple>
      <w:bookmarkEnd w:id="81"/>
      <w:r>
        <w:t>: The first 'adder' program</w:t>
      </w:r>
    </w:p>
    <w:p w14:paraId="65CBE577" w14:textId="77777777" w:rsidR="00AD2F54" w:rsidRDefault="00AD2F54" w:rsidP="009B0D55"/>
    <w:p w14:paraId="665CF3D7" w14:textId="28D9A4B1" w:rsidR="00323BB0" w:rsidRDefault="00323BB0" w:rsidP="009B0D55">
      <w:r>
        <w:t>Now run it (use the ‘Run’ button) and you should be prompted for 2 numbers and then shown the sum of these (</w:t>
      </w:r>
      <w:r w:rsidR="009F3816">
        <w:fldChar w:fldCharType="begin"/>
      </w:r>
      <w:r w:rsidR="009F3816">
        <w:instrText xml:space="preserve"> REF _Ref4619067 \h </w:instrText>
      </w:r>
      <w:r w:rsidR="009F3816">
        <w:fldChar w:fldCharType="separate"/>
      </w:r>
      <w:r w:rsidR="005C6001">
        <w:t xml:space="preserve">Figure </w:t>
      </w:r>
      <w:r w:rsidR="005C6001">
        <w:rPr>
          <w:noProof/>
        </w:rPr>
        <w:t>8</w:t>
      </w:r>
      <w:r w:rsidR="009F3816">
        <w:fldChar w:fldCharType="end"/>
      </w:r>
      <w:r>
        <w:t>)</w:t>
      </w:r>
      <w:r w:rsidR="004D6076">
        <w:t>. From now on we’ll just show the essential Cells to avoid cluttering up the pages.</w:t>
      </w:r>
    </w:p>
    <w:p w14:paraId="67B712FF" w14:textId="77777777" w:rsidR="009F3816" w:rsidRDefault="009F3816" w:rsidP="009F3816">
      <w:pPr>
        <w:keepNext/>
        <w:framePr w:w="8956" w:h="406" w:hSpace="180" w:wrap="around" w:vAnchor="text" w:hAnchor="page" w:x="1471" w:y="20"/>
        <w:pBdr>
          <w:top w:val="single" w:sz="6" w:space="1" w:color="auto"/>
          <w:left w:val="single" w:sz="6" w:space="1" w:color="auto"/>
          <w:bottom w:val="single" w:sz="6" w:space="1" w:color="auto"/>
          <w:right w:val="single" w:sz="6" w:space="1" w:color="auto"/>
        </w:pBdr>
      </w:pPr>
      <w:r>
        <w:rPr>
          <w:noProof/>
        </w:rPr>
        <w:drawing>
          <wp:inline distT="0" distB="0" distL="0" distR="0" wp14:anchorId="53A7DDA9" wp14:editId="3EA265B2">
            <wp:extent cx="5730875" cy="3152140"/>
            <wp:effectExtent l="0" t="0" r="317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152140"/>
                    </a:xfrm>
                    <a:prstGeom prst="rect">
                      <a:avLst/>
                    </a:prstGeom>
                    <a:noFill/>
                  </pic:spPr>
                </pic:pic>
              </a:graphicData>
            </a:graphic>
          </wp:inline>
        </w:drawing>
      </w:r>
    </w:p>
    <w:p w14:paraId="69F9A795" w14:textId="3619C075" w:rsidR="009F3816" w:rsidRDefault="009F3816" w:rsidP="009F3816">
      <w:pPr>
        <w:pStyle w:val="Caption"/>
        <w:framePr w:w="8956" w:h="406" w:hSpace="180" w:wrap="around" w:vAnchor="text" w:hAnchor="page" w:x="1471" w:y="20"/>
        <w:pBdr>
          <w:top w:val="single" w:sz="6" w:space="1" w:color="auto"/>
          <w:left w:val="single" w:sz="6" w:space="1" w:color="auto"/>
          <w:bottom w:val="single" w:sz="6" w:space="1" w:color="auto"/>
          <w:right w:val="single" w:sz="6" w:space="1" w:color="auto"/>
        </w:pBdr>
      </w:pPr>
      <w:bookmarkStart w:id="82" w:name="_Ref4619067"/>
      <w:r>
        <w:t xml:space="preserve">Figure </w:t>
      </w:r>
      <w:fldSimple w:instr=" SEQ Figure \* ARABIC ">
        <w:r w:rsidR="00236E07">
          <w:rPr>
            <w:noProof/>
          </w:rPr>
          <w:t>8</w:t>
        </w:r>
      </w:fldSimple>
      <w:bookmarkEnd w:id="82"/>
      <w:r>
        <w:t>: Running 'adder'</w:t>
      </w:r>
    </w:p>
    <w:p w14:paraId="2CCDCFB7" w14:textId="77777777" w:rsidR="009F3816" w:rsidRDefault="009F3816" w:rsidP="009B0D55"/>
    <w:p w14:paraId="043021B7" w14:textId="6403B504" w:rsidR="00607268" w:rsidRDefault="004D6076" w:rsidP="009B0D55">
      <w:r>
        <w:t>Hopefully you’ve now got a simple but functional program – congratulations!</w:t>
      </w:r>
    </w:p>
    <w:p w14:paraId="7D443EC7" w14:textId="096FC85F" w:rsidR="009F3816" w:rsidRDefault="009F3816" w:rsidP="009B0D55"/>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CellMar>
          <w:top w:w="57" w:type="dxa"/>
          <w:bottom w:w="57" w:type="dxa"/>
        </w:tblCellMar>
        <w:tblLook w:val="04A0" w:firstRow="1" w:lastRow="0" w:firstColumn="1" w:lastColumn="0" w:noHBand="0" w:noVBand="1"/>
      </w:tblPr>
      <w:tblGrid>
        <w:gridCol w:w="8996"/>
      </w:tblGrid>
      <w:tr w:rsidR="009F3816" w:rsidRPr="008B4A7A" w14:paraId="4C4344D3" w14:textId="77777777" w:rsidTr="009F3816">
        <w:trPr>
          <w:trHeight w:val="3656"/>
        </w:trPr>
        <w:tc>
          <w:tcPr>
            <w:tcW w:w="9016" w:type="dxa"/>
            <w:shd w:val="clear" w:color="auto" w:fill="DBE5F1" w:themeFill="accent1" w:themeFillTint="33"/>
          </w:tcPr>
          <w:p w14:paraId="763EB12D" w14:textId="133919BE" w:rsidR="009F3816" w:rsidRDefault="009F3816" w:rsidP="009F3816">
            <w:pPr>
              <w:rPr>
                <w:sz w:val="24"/>
              </w:rPr>
            </w:pPr>
            <w:r>
              <w:t xml:space="preserve">The ‘adder’ just uses the ‘+’ maths operator but there are, of course more including the ones you’d </w:t>
            </w:r>
            <w:r w:rsidRPr="009F3816">
              <w:rPr>
                <w:sz w:val="24"/>
              </w:rPr>
              <w:t>expect: subtraction (-), multiplication (*) and division (/). You can use brackets to clarify the calculations too:</w:t>
            </w:r>
          </w:p>
          <w:p w14:paraId="109D5AC1" w14:textId="77777777" w:rsidR="009F3816" w:rsidRPr="009F3816" w:rsidRDefault="009F3816" w:rsidP="009F3816">
            <w:pPr>
              <w:rPr>
                <w:sz w:val="24"/>
              </w:rPr>
            </w:pPr>
          </w:p>
          <w:p w14:paraId="5E2009D3" w14:textId="68D088B5" w:rsidR="009F3816" w:rsidRDefault="009F3816" w:rsidP="009F3816">
            <w:pPr>
              <w:ind w:firstLine="720"/>
              <w:rPr>
                <w:sz w:val="24"/>
              </w:rPr>
            </w:pPr>
            <w:r w:rsidRPr="009F3816">
              <w:rPr>
                <w:sz w:val="24"/>
              </w:rPr>
              <w:t>3+2*6 = 15</w:t>
            </w:r>
            <w:r>
              <w:rPr>
                <w:sz w:val="24"/>
              </w:rPr>
              <w:t xml:space="preserve">, </w:t>
            </w:r>
            <w:r w:rsidRPr="009F3816">
              <w:rPr>
                <w:sz w:val="24"/>
              </w:rPr>
              <w:t xml:space="preserve"> but</w:t>
            </w:r>
            <w:r>
              <w:rPr>
                <w:sz w:val="24"/>
              </w:rPr>
              <w:t>,</w:t>
            </w:r>
            <w:r w:rsidRPr="009F3816">
              <w:rPr>
                <w:sz w:val="24"/>
              </w:rPr>
              <w:t xml:space="preserve"> </w:t>
            </w:r>
            <w:r>
              <w:rPr>
                <w:sz w:val="24"/>
              </w:rPr>
              <w:t xml:space="preserve"> </w:t>
            </w:r>
            <w:r w:rsidRPr="009F3816">
              <w:rPr>
                <w:sz w:val="24"/>
              </w:rPr>
              <w:t>(3+2)*6 = 30</w:t>
            </w:r>
          </w:p>
          <w:p w14:paraId="03D9DF88" w14:textId="77777777" w:rsidR="009F3816" w:rsidRPr="009F3816" w:rsidRDefault="009F3816" w:rsidP="009F3816">
            <w:pPr>
              <w:ind w:firstLine="720"/>
              <w:rPr>
                <w:sz w:val="24"/>
              </w:rPr>
            </w:pPr>
          </w:p>
          <w:p w14:paraId="0E25D4DF" w14:textId="58611795" w:rsidR="009F3816" w:rsidRDefault="009F3816" w:rsidP="009F3816">
            <w:pPr>
              <w:rPr>
                <w:sz w:val="24"/>
              </w:rPr>
            </w:pPr>
            <w:r w:rsidRPr="009F3816">
              <w:rPr>
                <w:sz w:val="24"/>
              </w:rPr>
              <w:t>There are others including:</w:t>
            </w:r>
          </w:p>
          <w:p w14:paraId="1FD28B4B" w14:textId="77777777" w:rsidR="009F3816" w:rsidRPr="009F3816" w:rsidRDefault="009F3816" w:rsidP="009F3816">
            <w:pPr>
              <w:rPr>
                <w:sz w:val="24"/>
              </w:rPr>
            </w:pPr>
          </w:p>
          <w:p w14:paraId="5C643418" w14:textId="77777777" w:rsidR="009F3816" w:rsidRPr="009F3816" w:rsidRDefault="009F3816" w:rsidP="009F3816">
            <w:pPr>
              <w:pStyle w:val="ListParagraph"/>
              <w:numPr>
                <w:ilvl w:val="0"/>
                <w:numId w:val="58"/>
              </w:numPr>
              <w:rPr>
                <w:sz w:val="24"/>
              </w:rPr>
            </w:pPr>
            <w:r w:rsidRPr="009F3816">
              <w:rPr>
                <w:sz w:val="24"/>
              </w:rPr>
              <w:t>Sort of short cuts:   x += 4  adds 4 to the previous value of x</w:t>
            </w:r>
          </w:p>
          <w:p w14:paraId="0B2F68B2" w14:textId="77777777" w:rsidR="009F3816" w:rsidRPr="009F3816" w:rsidRDefault="009F3816" w:rsidP="009F3816">
            <w:pPr>
              <w:pStyle w:val="ListParagraph"/>
              <w:numPr>
                <w:ilvl w:val="0"/>
                <w:numId w:val="58"/>
              </w:numPr>
              <w:rPr>
                <w:sz w:val="24"/>
              </w:rPr>
            </w:pPr>
            <w:r w:rsidRPr="009F3816">
              <w:rPr>
                <w:sz w:val="24"/>
              </w:rPr>
              <w:t>Integer division (//) which gives the sum without remainder: 23//5  = 4</w:t>
            </w:r>
          </w:p>
          <w:p w14:paraId="34D01E53" w14:textId="77777777" w:rsidR="009F3816" w:rsidRPr="009F3816" w:rsidRDefault="009F3816" w:rsidP="009F3816">
            <w:pPr>
              <w:pStyle w:val="ListParagraph"/>
              <w:numPr>
                <w:ilvl w:val="0"/>
                <w:numId w:val="58"/>
              </w:numPr>
              <w:rPr>
                <w:sz w:val="24"/>
              </w:rPr>
            </w:pPr>
            <w:r w:rsidRPr="009F3816">
              <w:rPr>
                <w:sz w:val="24"/>
              </w:rPr>
              <w:t>Modulo (%) which gives the remainder: 23%5 = 3</w:t>
            </w:r>
          </w:p>
          <w:p w14:paraId="7A4F38CF" w14:textId="44CCFCB3" w:rsidR="009F3816" w:rsidRPr="009F3816" w:rsidRDefault="009F3816" w:rsidP="009F3816">
            <w:pPr>
              <w:pStyle w:val="ListParagraph"/>
              <w:numPr>
                <w:ilvl w:val="0"/>
                <w:numId w:val="58"/>
              </w:numPr>
              <w:rPr>
                <w:sz w:val="24"/>
              </w:rPr>
            </w:pPr>
            <w:r w:rsidRPr="009F3816">
              <w:rPr>
                <w:sz w:val="24"/>
              </w:rPr>
              <w:t>Power: (**) raises to a power: 4**3 = 64</w:t>
            </w:r>
          </w:p>
        </w:tc>
      </w:tr>
    </w:tbl>
    <w:p w14:paraId="6C75CBE3" w14:textId="77777777" w:rsidR="00607268" w:rsidRDefault="00607268" w:rsidP="009B0D55"/>
    <w:p w14:paraId="2126DC17" w14:textId="508D4B99" w:rsidR="0077672C" w:rsidRDefault="0077672C" w:rsidP="0077672C">
      <w:pPr>
        <w:pStyle w:val="Heading2"/>
      </w:pPr>
      <w:r>
        <w:t>Branching and Looping (Selection and Iteration)</w:t>
      </w:r>
    </w:p>
    <w:p w14:paraId="33B5D030" w14:textId="3108D2A2" w:rsidR="0077672C" w:rsidRDefault="0077672C" w:rsidP="0077672C">
      <w:r>
        <w:t>We now want to introduce the way we get our program to do something different depending on some state or value (Selection, branching, If-Else etc.) and to repeat sections of code while some state or value is true (Iteration, while loops etc).  Just for fun we’ll do this by example before getting into the nitty-gritty – and we’ll base this all around a program to solve quadratic equations.</w:t>
      </w:r>
    </w:p>
    <w:p w14:paraId="4DD2FADC" w14:textId="5C7F2214" w:rsidR="0077672C" w:rsidRDefault="0077672C" w:rsidP="0077672C">
      <w:r>
        <w:t xml:space="preserve">As I’m sure all SXPS288 followers </w:t>
      </w:r>
      <w:ins w:id="83" w:author="John Palmer" w:date="2019-05-30T16:20:00Z">
        <w:r w:rsidR="00BD6CC4">
          <w:t>could</w:t>
        </w:r>
      </w:ins>
      <w:del w:id="84" w:author="John Palmer" w:date="2019-05-30T16:20:00Z">
        <w:r w:rsidDel="00BD6CC4">
          <w:delText>now we can</w:delText>
        </w:r>
      </w:del>
      <w:r>
        <w:t xml:space="preserve"> solve the equation ax</w:t>
      </w:r>
      <w:r w:rsidRPr="00C530FA">
        <w:rPr>
          <w:vertAlign w:val="superscript"/>
        </w:rPr>
        <w:t>2</w:t>
      </w:r>
      <w:r>
        <w:t xml:space="preserve"> + </w:t>
      </w:r>
      <w:proofErr w:type="spellStart"/>
      <w:r>
        <w:t>bx</w:t>
      </w:r>
      <w:proofErr w:type="spellEnd"/>
      <w:r>
        <w:t xml:space="preserve"> + c</w:t>
      </w:r>
      <w:r w:rsidR="0049468E">
        <w:t xml:space="preserve"> = 0</w:t>
      </w:r>
      <w:r>
        <w:t xml:space="preserve"> by using the formula:</w:t>
      </w:r>
    </w:p>
    <w:p w14:paraId="6F8E9415" w14:textId="28713F78" w:rsidR="0077672C" w:rsidRDefault="00607A0E" w:rsidP="0077672C">
      <m:oMathPara>
        <m:oMath>
          <m:f>
            <m:fPr>
              <m:ctrlPr>
                <w:rPr>
                  <w:rFonts w:ascii="Cambria Math" w:hAnsi="Cambria Math"/>
                  <w:i/>
                </w:rPr>
              </m:ctrlPr>
            </m:fPr>
            <m:num>
              <m:r>
                <w:rPr>
                  <w:rFonts w:ascii="Cambria Math" w:hAnsi="Cambria Math"/>
                </w:rPr>
                <m:t>-b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2E62FB1A" w14:textId="1A86ADC8" w:rsidR="0077672C" w:rsidRDefault="0049468E" w:rsidP="0077672C">
      <w:r>
        <w:t xml:space="preserve">To start, lets prompt for a, b and c and calculate the 2 roots (using the + and then the – alternatives). </w:t>
      </w:r>
      <w:r w:rsidR="00604643">
        <w:t>You need to enter something like this</w:t>
      </w:r>
      <w:r w:rsidR="00905668">
        <w:t xml:space="preserve"> (</w:t>
      </w:r>
      <w:r w:rsidR="00B713C5">
        <w:fldChar w:fldCharType="begin"/>
      </w:r>
      <w:r w:rsidR="00B713C5">
        <w:instrText xml:space="preserve"> REF _Ref4667260 \h </w:instrText>
      </w:r>
      <w:r w:rsidR="00B713C5">
        <w:fldChar w:fldCharType="separate"/>
      </w:r>
      <w:r w:rsidR="005C6001">
        <w:t xml:space="preserve">Figure </w:t>
      </w:r>
      <w:r w:rsidR="005C6001">
        <w:rPr>
          <w:noProof/>
        </w:rPr>
        <w:t>9</w:t>
      </w:r>
      <w:r w:rsidR="00B713C5">
        <w:fldChar w:fldCharType="end"/>
      </w:r>
      <w:r w:rsidR="00905668">
        <w:t>)</w:t>
      </w:r>
      <w:r w:rsidR="00604643">
        <w:t>:</w:t>
      </w:r>
    </w:p>
    <w:p w14:paraId="1B3FFE21" w14:textId="77777777" w:rsidR="00B713C5" w:rsidRDefault="00B713C5" w:rsidP="00B713C5">
      <w:pPr>
        <w:keepNext/>
        <w:framePr w:w="8987" w:h="1531" w:hSpace="181" w:wrap="around" w:vAnchor="text" w:hAnchor="page" w:x="1487" w:y="370"/>
        <w:pBdr>
          <w:top w:val="single" w:sz="6" w:space="1" w:color="auto"/>
          <w:left w:val="single" w:sz="6" w:space="1" w:color="auto"/>
          <w:bottom w:val="single" w:sz="6" w:space="1" w:color="auto"/>
          <w:right w:val="single" w:sz="6" w:space="1" w:color="auto"/>
        </w:pBdr>
      </w:pPr>
      <w:r>
        <w:rPr>
          <w:noProof/>
        </w:rPr>
        <w:drawing>
          <wp:inline distT="0" distB="0" distL="0" distR="0" wp14:anchorId="38C840EB" wp14:editId="16665611">
            <wp:extent cx="5730875" cy="185928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1859280"/>
                    </a:xfrm>
                    <a:prstGeom prst="rect">
                      <a:avLst/>
                    </a:prstGeom>
                    <a:noFill/>
                  </pic:spPr>
                </pic:pic>
              </a:graphicData>
            </a:graphic>
          </wp:inline>
        </w:drawing>
      </w:r>
    </w:p>
    <w:p w14:paraId="7ADCCFF8" w14:textId="7C8829C4" w:rsidR="00B713C5" w:rsidRDefault="00B713C5" w:rsidP="00B713C5">
      <w:pPr>
        <w:pStyle w:val="Caption"/>
        <w:framePr w:w="8987" w:h="1531" w:hSpace="181" w:wrap="around" w:vAnchor="text" w:hAnchor="page" w:x="1487" w:y="370"/>
        <w:pBdr>
          <w:top w:val="single" w:sz="6" w:space="1" w:color="auto"/>
          <w:left w:val="single" w:sz="6" w:space="1" w:color="auto"/>
          <w:bottom w:val="single" w:sz="6" w:space="1" w:color="auto"/>
          <w:right w:val="single" w:sz="6" w:space="1" w:color="auto"/>
        </w:pBdr>
      </w:pPr>
      <w:bookmarkStart w:id="85" w:name="_Ref4667260"/>
      <w:r>
        <w:t xml:space="preserve">Figure </w:t>
      </w:r>
      <w:fldSimple w:instr=" SEQ Figure \* ARABIC ">
        <w:r w:rsidR="00236E07">
          <w:rPr>
            <w:noProof/>
          </w:rPr>
          <w:t>9</w:t>
        </w:r>
      </w:fldSimple>
      <w:bookmarkEnd w:id="85"/>
      <w:r>
        <w:t>: 'solver', a simple quadratic solver.</w:t>
      </w:r>
    </w:p>
    <w:p w14:paraId="29DA756D" w14:textId="0E7EDEE5" w:rsidR="00B713C5" w:rsidRDefault="00B713C5" w:rsidP="0077672C">
      <w:pPr>
        <w:rPr>
          <w:noProof/>
        </w:rPr>
      </w:pPr>
    </w:p>
    <w:p w14:paraId="17CBAF4E" w14:textId="77777777" w:rsidR="00B713C5" w:rsidRDefault="00B713C5" w:rsidP="0077672C">
      <w:pPr>
        <w:rPr>
          <w:noProof/>
        </w:rPr>
      </w:pPr>
    </w:p>
    <w:p w14:paraId="5D7B38BE" w14:textId="0540F925" w:rsidR="00C530FA" w:rsidRDefault="00C30E75" w:rsidP="0077672C">
      <w:r>
        <w:t>A couple of things to note</w:t>
      </w:r>
      <w:ins w:id="86" w:author="John Palmer" w:date="2019-05-30T16:21:00Z">
        <w:r w:rsidR="00BD6CC4">
          <w:t>:</w:t>
        </w:r>
      </w:ins>
      <w:del w:id="87" w:author="John Palmer" w:date="2019-05-30T16:21:00Z">
        <w:r w:rsidDel="00BD6CC4">
          <w:delText xml:space="preserve"> </w:delText>
        </w:r>
        <w:commentRangeStart w:id="88"/>
        <w:r w:rsidDel="00BD6CC4">
          <w:delText>here</w:delText>
        </w:r>
        <w:commentRangeEnd w:id="88"/>
        <w:r w:rsidR="003D1114" w:rsidDel="00BD6CC4">
          <w:rPr>
            <w:rStyle w:val="CommentReference"/>
          </w:rPr>
          <w:commentReference w:id="88"/>
        </w:r>
        <w:r w:rsidDel="00BD6CC4">
          <w:delText>:</w:delText>
        </w:r>
      </w:del>
    </w:p>
    <w:p w14:paraId="73AA2D7A" w14:textId="33D0F128" w:rsidR="00C30E75" w:rsidRDefault="00C30E75" w:rsidP="005C426A">
      <w:pPr>
        <w:pStyle w:val="ListParagraph"/>
        <w:numPr>
          <w:ilvl w:val="0"/>
          <w:numId w:val="32"/>
        </w:numPr>
      </w:pPr>
      <w:r>
        <w:lastRenderedPageBreak/>
        <w:t>A line beginning with a ‘</w:t>
      </w:r>
      <w:r w:rsidRPr="005C426A">
        <w:rPr>
          <w:rFonts w:cs="Calibri"/>
        </w:rPr>
        <w:t>#</w:t>
      </w:r>
      <w:r>
        <w:t>’ is a comment line. Python ignores it and it is just some plain text to comment on the code. It’s just there to explain and/or clarify the code. Python will also ignore anything after the ‘</w:t>
      </w:r>
      <w:r w:rsidRPr="005C426A">
        <w:rPr>
          <w:rFonts w:cs="Calibri"/>
        </w:rPr>
        <w:t>#</w:t>
      </w:r>
      <w:r>
        <w:t>’ if it appears later in a line.</w:t>
      </w:r>
    </w:p>
    <w:p w14:paraId="71C0509D" w14:textId="429E32C2" w:rsidR="00C30E75" w:rsidRDefault="00C30E75" w:rsidP="005C426A">
      <w:pPr>
        <w:pStyle w:val="ListParagraph"/>
        <w:numPr>
          <w:ilvl w:val="0"/>
          <w:numId w:val="32"/>
        </w:numPr>
      </w:pPr>
      <w:r>
        <w:t xml:space="preserve">There is a line ‘import math as m’. We’ll go into this later, but it is a way of </w:t>
      </w:r>
      <w:ins w:id="89" w:author="John Palmer" w:date="2019-05-30T16:21:00Z">
        <w:r w:rsidR="00BD6CC4">
          <w:t>‘</w:t>
        </w:r>
      </w:ins>
      <w:r>
        <w:t>importing</w:t>
      </w:r>
      <w:ins w:id="90" w:author="John Palmer" w:date="2019-05-30T16:21:00Z">
        <w:r w:rsidR="00BD6CC4">
          <w:t>’ and using</w:t>
        </w:r>
      </w:ins>
      <w:r>
        <w:t xml:space="preserve"> someone else’s code in</w:t>
      </w:r>
      <w:del w:id="91" w:author="John Palmer" w:date="2019-05-30T16:21:00Z">
        <w:r w:rsidDel="00BD6CC4">
          <w:delText>to</w:delText>
        </w:r>
      </w:del>
      <w:r>
        <w:t xml:space="preserve"> our program. In this </w:t>
      </w:r>
      <w:ins w:id="92" w:author="John Palmer" w:date="2019-05-30T16:22:00Z">
        <w:r w:rsidR="00BD6CC4">
          <w:t>instance</w:t>
        </w:r>
      </w:ins>
      <w:del w:id="93" w:author="John Palmer" w:date="2019-05-30T16:22:00Z">
        <w:r w:rsidDel="00BD6CC4">
          <w:delText>c</w:delText>
        </w:r>
      </w:del>
      <w:del w:id="94" w:author="John Palmer" w:date="2019-05-30T16:21:00Z">
        <w:r w:rsidDel="00BD6CC4">
          <w:delText>ase</w:delText>
        </w:r>
      </w:del>
      <w:r>
        <w:t xml:space="preserve"> it is a load of mathematical functions. In our case we want to use the ‘sqrt()’ (square root) function. Notice we’ve imported math as ‘m’, so we use a ‘m.’ before the function name to access it (m.sqrt())</w:t>
      </w:r>
    </w:p>
    <w:p w14:paraId="150C86DD" w14:textId="2E0D94C2" w:rsidR="005C426A" w:rsidRDefault="005C426A" w:rsidP="005C426A">
      <w:pPr>
        <w:pStyle w:val="ListParagraph"/>
        <w:numPr>
          <w:ilvl w:val="0"/>
          <w:numId w:val="32"/>
        </w:numPr>
      </w:pPr>
      <w:r>
        <w:t>You can</w:t>
      </w:r>
      <w:r w:rsidR="0006380A">
        <w:t>’</w:t>
      </w:r>
      <w:r>
        <w:t>t just use 4ac and expect Python to know what you mean – you need to explicitly use the multiplication ‘operator’ – 4*a*c</w:t>
      </w:r>
    </w:p>
    <w:p w14:paraId="66786ECD" w14:textId="21E288A6" w:rsidR="00604643" w:rsidRDefault="00604643" w:rsidP="0077672C">
      <w:r>
        <w:t>Now you should find that if you enter the values: a=1, b=-5, c=6, you get the two (correct) solutions 2.0 and 3.0.  Result!</w:t>
      </w:r>
      <w:r w:rsidR="00B73B98">
        <w:t xml:space="preserve"> However, there are some issues …</w:t>
      </w:r>
    </w:p>
    <w:p w14:paraId="383BDC56" w14:textId="46387609" w:rsidR="008A70F5" w:rsidRDefault="009C7241" w:rsidP="009C7241">
      <w:pPr>
        <w:pStyle w:val="Heading3"/>
      </w:pPr>
      <w:r>
        <w:t>Selection (If – else)</w:t>
      </w:r>
    </w:p>
    <w:p w14:paraId="362DB32A" w14:textId="506D433A" w:rsidR="00C714D2" w:rsidRDefault="00802D9D" w:rsidP="0077672C">
      <w:r>
        <w:t xml:space="preserve">The mathematically discerning amongst you will be wondering, though, what happens if the roots turn out to be imaginary? (Try a=-1, b=2, c=-3). </w:t>
      </w:r>
      <w:r w:rsidR="00B73B98">
        <w:t>You’ll find that t</w:t>
      </w:r>
      <w:r>
        <w:t>he result is … not goo</w:t>
      </w:r>
      <w:r w:rsidR="00DF7E40">
        <w:t>d!</w:t>
      </w:r>
      <w:r>
        <w:t xml:space="preserve"> </w:t>
      </w:r>
    </w:p>
    <w:p w14:paraId="5263BB2D" w14:textId="4BC93A44" w:rsidR="00604643" w:rsidRDefault="00802D9D" w:rsidP="0077672C">
      <w:r>
        <w:t>Well we know that this happens when the (b</w:t>
      </w:r>
      <w:r w:rsidRPr="005C426A">
        <w:rPr>
          <w:vertAlign w:val="superscript"/>
        </w:rPr>
        <w:t>2</w:t>
      </w:r>
      <w:r>
        <w:t xml:space="preserve"> – 4ac) bit is negative </w:t>
      </w:r>
      <w:r w:rsidR="009C5C3A">
        <w:t>(</w:t>
      </w:r>
      <w:r>
        <w:t>and we don’t like negatives in a square root do we?</w:t>
      </w:r>
      <w:r w:rsidR="009C5C3A">
        <w:t>).</w:t>
      </w:r>
      <w:r w:rsidR="005C426A">
        <w:t xml:space="preserve"> </w:t>
      </w:r>
      <w:proofErr w:type="gramStart"/>
      <w:r w:rsidR="005C426A">
        <w:t>So</w:t>
      </w:r>
      <w:proofErr w:type="gramEnd"/>
      <w:r w:rsidR="005C426A">
        <w:t xml:space="preserve"> we need to modify the code to first check if </w:t>
      </w:r>
      <w:r w:rsidR="005C426A" w:rsidRPr="00C714D2">
        <w:t>b</w:t>
      </w:r>
      <w:r w:rsidR="005C426A" w:rsidRPr="00C714D2">
        <w:rPr>
          <w:vertAlign w:val="superscript"/>
        </w:rPr>
        <w:t>2</w:t>
      </w:r>
      <w:r w:rsidR="00C714D2" w:rsidRPr="00C714D2">
        <w:t xml:space="preserve"> is greater or equal to 4ac</w:t>
      </w:r>
      <w:r w:rsidR="00C714D2">
        <w:rPr>
          <w:vertAlign w:val="superscript"/>
        </w:rPr>
        <w:t xml:space="preserve"> </w:t>
      </w:r>
      <w:r w:rsidR="005C426A">
        <w:rPr>
          <w:vertAlign w:val="superscript"/>
        </w:rPr>
        <w:t xml:space="preserve"> </w:t>
      </w:r>
      <w:r w:rsidR="005C426A" w:rsidRPr="005C426A">
        <w:t>(b</w:t>
      </w:r>
      <w:r w:rsidR="005C426A" w:rsidRPr="005C426A">
        <w:rPr>
          <w:vertAlign w:val="superscript"/>
        </w:rPr>
        <w:t>2</w:t>
      </w:r>
      <w:r w:rsidR="00C714D2">
        <w:rPr>
          <w:vertAlign w:val="superscript"/>
        </w:rPr>
        <w:t xml:space="preserve"> </w:t>
      </w:r>
      <w:r w:rsidR="00C714D2">
        <w:t>&gt;= 4ac)</w:t>
      </w:r>
      <w:r w:rsidR="004C6C05">
        <w:t>, only do the calculations if it is and just print a warning if it is</w:t>
      </w:r>
      <w:r w:rsidR="00C714D2">
        <w:t xml:space="preserve"> not</w:t>
      </w:r>
      <w:r w:rsidR="004C6C05">
        <w:t>. We use the ‘</w:t>
      </w:r>
      <w:r w:rsidR="004C6C05" w:rsidRPr="009C5C3A">
        <w:rPr>
          <w:b/>
        </w:rPr>
        <w:t>if – else</w:t>
      </w:r>
      <w:r w:rsidR="004C6C05">
        <w:t>’ construct for this.</w:t>
      </w:r>
      <w:r w:rsidR="00C714D2">
        <w:t xml:space="preserve">  </w:t>
      </w:r>
      <w:r w:rsidR="00B713C5">
        <w:fldChar w:fldCharType="begin"/>
      </w:r>
      <w:r w:rsidR="00B713C5">
        <w:instrText xml:space="preserve"> REF _Ref4667387 \h </w:instrText>
      </w:r>
      <w:r w:rsidR="00B713C5">
        <w:fldChar w:fldCharType="separate"/>
      </w:r>
      <w:r w:rsidR="005C6001">
        <w:t xml:space="preserve">Figure </w:t>
      </w:r>
      <w:r w:rsidR="005C6001">
        <w:rPr>
          <w:noProof/>
        </w:rPr>
        <w:t>10</w:t>
      </w:r>
      <w:r w:rsidR="00B713C5">
        <w:fldChar w:fldCharType="end"/>
      </w:r>
      <w:r w:rsidR="00B713C5">
        <w:t xml:space="preserve"> </w:t>
      </w:r>
      <w:r w:rsidR="00797549">
        <w:t>s</w:t>
      </w:r>
      <w:r w:rsidR="00C714D2">
        <w:t>hows how this looks.</w:t>
      </w:r>
    </w:p>
    <w:p w14:paraId="3E301F7D" w14:textId="77777777" w:rsidR="00B713C5" w:rsidRDefault="00B713C5" w:rsidP="00B713C5">
      <w:pPr>
        <w:keepNext/>
        <w:framePr w:w="8959" w:h="992" w:hSpace="181" w:wrap="around" w:vAnchor="text" w:hAnchor="page" w:x="1487" w:y="86"/>
        <w:pBdr>
          <w:top w:val="single" w:sz="6" w:space="1" w:color="auto"/>
          <w:left w:val="single" w:sz="6" w:space="1" w:color="auto"/>
          <w:bottom w:val="single" w:sz="6" w:space="1" w:color="auto"/>
          <w:right w:val="single" w:sz="6" w:space="1" w:color="auto"/>
        </w:pBdr>
      </w:pPr>
      <w:r>
        <w:rPr>
          <w:noProof/>
        </w:rPr>
        <w:drawing>
          <wp:inline distT="0" distB="0" distL="0" distR="0" wp14:anchorId="2796F436" wp14:editId="328DD039">
            <wp:extent cx="5730875" cy="22860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286000"/>
                    </a:xfrm>
                    <a:prstGeom prst="rect">
                      <a:avLst/>
                    </a:prstGeom>
                    <a:noFill/>
                  </pic:spPr>
                </pic:pic>
              </a:graphicData>
            </a:graphic>
          </wp:inline>
        </w:drawing>
      </w:r>
    </w:p>
    <w:p w14:paraId="2DFEDD77" w14:textId="43187269" w:rsidR="00B713C5" w:rsidRDefault="00B713C5" w:rsidP="00B713C5">
      <w:pPr>
        <w:pStyle w:val="Caption"/>
        <w:framePr w:w="8959" w:h="992" w:hSpace="181" w:wrap="around" w:vAnchor="text" w:hAnchor="page" w:x="1487" w:y="86"/>
        <w:pBdr>
          <w:top w:val="single" w:sz="6" w:space="1" w:color="auto"/>
          <w:left w:val="single" w:sz="6" w:space="1" w:color="auto"/>
          <w:bottom w:val="single" w:sz="6" w:space="1" w:color="auto"/>
          <w:right w:val="single" w:sz="6" w:space="1" w:color="auto"/>
        </w:pBdr>
      </w:pPr>
      <w:bookmarkStart w:id="95" w:name="_Ref4667387"/>
      <w:r>
        <w:t xml:space="preserve">Figure </w:t>
      </w:r>
      <w:fldSimple w:instr=" SEQ Figure \* ARABIC ">
        <w:r w:rsidR="00236E07">
          <w:rPr>
            <w:noProof/>
          </w:rPr>
          <w:t>10</w:t>
        </w:r>
      </w:fldSimple>
      <w:bookmarkEnd w:id="95"/>
      <w:r>
        <w:t>: 'solver', now coping with imaginary roots</w:t>
      </w:r>
    </w:p>
    <w:p w14:paraId="1D49A9AC" w14:textId="77777777" w:rsidR="00B713C5" w:rsidRDefault="00B713C5" w:rsidP="0077672C"/>
    <w:p w14:paraId="0E315E11" w14:textId="7A1AF4B2" w:rsidR="00797549" w:rsidRDefault="00797549" w:rsidP="0077672C">
      <w:r>
        <w:t>Let’s look at how th</w:t>
      </w:r>
      <w:r w:rsidR="0034320F">
        <w:t>e if-else construct</w:t>
      </w:r>
      <w:r>
        <w:t xml:space="preserve"> works.</w:t>
      </w:r>
    </w:p>
    <w:p w14:paraId="209981DA" w14:textId="06C28920" w:rsidR="00797549" w:rsidRDefault="00797549" w:rsidP="0034320F">
      <w:pPr>
        <w:pStyle w:val="ListParagraph"/>
        <w:numPr>
          <w:ilvl w:val="0"/>
          <w:numId w:val="33"/>
        </w:numPr>
      </w:pPr>
      <w:r>
        <w:t xml:space="preserve">Firstly the ‘if’ line. Note that it has an expression in the brackets (you don’t </w:t>
      </w:r>
      <w:proofErr w:type="gramStart"/>
      <w:r>
        <w:t>actually need</w:t>
      </w:r>
      <w:proofErr w:type="gramEnd"/>
      <w:r>
        <w:t xml:space="preserve"> </w:t>
      </w:r>
      <w:r w:rsidR="00965598">
        <w:t>these,</w:t>
      </w:r>
      <w:r>
        <w:t xml:space="preserve"> but I think it looks clearer) which is using a ‘BOOLEAN’ operator (&gt;=). This means the expression can only have two possible out comes True or False. Then we finish the line with a</w:t>
      </w:r>
      <w:r w:rsidR="00B713C5">
        <w:t xml:space="preserve"> </w:t>
      </w:r>
      <w:r>
        <w:t xml:space="preserve"> ’:’</w:t>
      </w:r>
      <w:r w:rsidR="00CD7E78">
        <w:t xml:space="preserve"> </w:t>
      </w:r>
    </w:p>
    <w:p w14:paraId="42E01CFD" w14:textId="678DFBA2" w:rsidR="00797549" w:rsidRDefault="00797549" w:rsidP="0034320F">
      <w:pPr>
        <w:pStyle w:val="ListParagraph"/>
        <w:numPr>
          <w:ilvl w:val="0"/>
          <w:numId w:val="33"/>
        </w:numPr>
      </w:pPr>
      <w:r>
        <w:t>Now, if the expression we’ve just mentioned is True, Python will do the next block of code. (in this case a couple of calculations and a couple of prints(). IMPORTANTLY, the block of code is delineated by being indented (by convention, always use 4 spaces to do this</w:t>
      </w:r>
      <w:r w:rsidR="00B713C5">
        <w:t xml:space="preserve"> – ignore this at your peril!</w:t>
      </w:r>
      <w:r>
        <w:t>).</w:t>
      </w:r>
    </w:p>
    <w:p w14:paraId="4431EBDB" w14:textId="5A239F29" w:rsidR="00797549" w:rsidRDefault="00797549" w:rsidP="0034320F">
      <w:pPr>
        <w:pStyle w:val="ListParagraph"/>
        <w:numPr>
          <w:ilvl w:val="0"/>
          <w:numId w:val="33"/>
        </w:numPr>
      </w:pPr>
      <w:r>
        <w:lastRenderedPageBreak/>
        <w:t>Next, if there is an ‘else</w:t>
      </w:r>
      <w:r w:rsidR="0034320F">
        <w:t>:</w:t>
      </w:r>
      <w:r>
        <w:t>’</w:t>
      </w:r>
      <w:r w:rsidR="0034320F">
        <w:t xml:space="preserve"> (don’t forget the colon)</w:t>
      </w:r>
      <w:r>
        <w:t xml:space="preserve"> statement (and there doesn’t have to be), the next block (in this case only a single print() line)  will be run if the original ‘if’ expression was False.</w:t>
      </w:r>
    </w:p>
    <w:p w14:paraId="16AAFB09" w14:textId="38859F46" w:rsidR="00802D9D" w:rsidRDefault="0034320F" w:rsidP="0077672C">
      <w:r>
        <w:t>So, here, in th</w:t>
      </w:r>
      <w:r w:rsidR="0014694B">
        <w:t>is</w:t>
      </w:r>
      <w:r>
        <w:t xml:space="preserve"> program we have 3 input</w:t>
      </w:r>
      <w:r w:rsidR="0014694B">
        <w:t>()</w:t>
      </w:r>
      <w:r>
        <w:t xml:space="preserve"> lines, which are always run, an if-else section that calculates and prints some answers OR a warning, and finally a single line, which always runs, printing a thank you message</w:t>
      </w:r>
    </w:p>
    <w:p w14:paraId="62970F2A" w14:textId="582DBA57" w:rsidR="00B713C5" w:rsidRDefault="00B713C5" w:rsidP="0077672C"/>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CellMar>
          <w:top w:w="57" w:type="dxa"/>
          <w:bottom w:w="57" w:type="dxa"/>
        </w:tblCellMar>
        <w:tblLook w:val="04A0" w:firstRow="1" w:lastRow="0" w:firstColumn="1" w:lastColumn="0" w:noHBand="0" w:noVBand="1"/>
      </w:tblPr>
      <w:tblGrid>
        <w:gridCol w:w="8996"/>
      </w:tblGrid>
      <w:tr w:rsidR="00B713C5" w:rsidRPr="008B4A7A" w14:paraId="1CED472E" w14:textId="77777777" w:rsidTr="00B713C5">
        <w:tc>
          <w:tcPr>
            <w:tcW w:w="8996" w:type="dxa"/>
            <w:shd w:val="clear" w:color="auto" w:fill="DBE5F1" w:themeFill="accent1" w:themeFillTint="33"/>
          </w:tcPr>
          <w:p w14:paraId="4DB2CECB" w14:textId="77777777" w:rsidR="00B713C5" w:rsidRDefault="00B713C5" w:rsidP="00B713C5">
            <w:r>
              <w:t xml:space="preserve">There are </w:t>
            </w:r>
            <w:proofErr w:type="gramStart"/>
            <w:r>
              <w:t>a number of</w:t>
            </w:r>
            <w:proofErr w:type="gramEnd"/>
            <w:r>
              <w:t xml:space="preserve"> Boolean (true or false) operators which are pretty self-evident: &lt;, &gt;, &gt;=, &gt;= </w:t>
            </w:r>
          </w:p>
          <w:p w14:paraId="2B548126" w14:textId="77777777" w:rsidR="00B713C5" w:rsidRDefault="00B713C5" w:rsidP="00B713C5"/>
          <w:p w14:paraId="5FB418F6" w14:textId="1F3ABC3F" w:rsidR="00B713C5" w:rsidRDefault="00B713C5" w:rsidP="00B713C5">
            <w:r>
              <w:t xml:space="preserve">Finally, though, ‘==’.  This is the equals operator and you note it has 2 ‘=’ signs. </w:t>
            </w:r>
            <w:proofErr w:type="gramStart"/>
            <w:r>
              <w:t>So</w:t>
            </w:r>
            <w:proofErr w:type="gramEnd"/>
            <w:r>
              <w:t xml:space="preserve"> a single ‘=’ assigns a value and the double ‘==’ is a Boolean operator checking if two things are equal.</w:t>
            </w:r>
          </w:p>
          <w:p w14:paraId="56151667" w14:textId="77777777" w:rsidR="00B713C5" w:rsidRDefault="00B713C5" w:rsidP="00B713C5"/>
          <w:p w14:paraId="3855E848" w14:textId="77777777" w:rsidR="00B713C5" w:rsidRDefault="00B713C5" w:rsidP="00B713C5">
            <w:r>
              <w:t xml:space="preserve">You can also make more complex Boolean expressions using ‘and’, ‘or’ and ‘not’. So, for example </w:t>
            </w:r>
          </w:p>
          <w:p w14:paraId="30D6CAEE" w14:textId="77777777" w:rsidR="00B713C5" w:rsidRDefault="00B713C5" w:rsidP="00B713C5"/>
          <w:p w14:paraId="1B2E7FB1" w14:textId="1CA682D4" w:rsidR="00B713C5" w:rsidRDefault="00B713C5" w:rsidP="00B713C5">
            <w:r>
              <w:t>if we wanted to check if a number was not in the range 1 to 8, we could use this line:</w:t>
            </w:r>
          </w:p>
          <w:p w14:paraId="3AF5CFA4" w14:textId="77777777" w:rsidR="00B713C5" w:rsidRDefault="00B713C5" w:rsidP="00B713C5"/>
          <w:p w14:paraId="61E57979" w14:textId="77777777" w:rsidR="00B713C5" w:rsidRDefault="00B713C5" w:rsidP="00B713C5">
            <w:pPr>
              <w:ind w:firstLine="720"/>
            </w:pPr>
            <w:r>
              <w:t>If not (x&gt;=1 and x&lt;=8):</w:t>
            </w:r>
          </w:p>
          <w:p w14:paraId="5002F60F" w14:textId="77777777" w:rsidR="00B713C5" w:rsidRDefault="00B713C5" w:rsidP="00B713C5"/>
          <w:p w14:paraId="51DCC137" w14:textId="032B8B24" w:rsidR="00B713C5" w:rsidRPr="00B713C5" w:rsidRDefault="00B713C5" w:rsidP="00B713C5">
            <w:r>
              <w:t>Now if x is, say, 3, this will evaluate to False, whereas if x is 0.5 the expression will return True.</w:t>
            </w:r>
          </w:p>
        </w:tc>
      </w:tr>
    </w:tbl>
    <w:p w14:paraId="505C642C" w14:textId="77777777" w:rsidR="00B713C5" w:rsidRDefault="00B713C5" w:rsidP="0077672C"/>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CellMar>
          <w:top w:w="57" w:type="dxa"/>
          <w:bottom w:w="57" w:type="dxa"/>
        </w:tblCellMar>
        <w:tblLook w:val="04A0" w:firstRow="1" w:lastRow="0" w:firstColumn="1" w:lastColumn="0" w:noHBand="0" w:noVBand="1"/>
      </w:tblPr>
      <w:tblGrid>
        <w:gridCol w:w="8996"/>
      </w:tblGrid>
      <w:tr w:rsidR="00B713C5" w:rsidRPr="008B4A7A" w14:paraId="483EF4A7" w14:textId="77777777" w:rsidTr="00B713C5">
        <w:tc>
          <w:tcPr>
            <w:tcW w:w="9016" w:type="dxa"/>
            <w:shd w:val="clear" w:color="auto" w:fill="DBE5F1" w:themeFill="accent1" w:themeFillTint="33"/>
          </w:tcPr>
          <w:p w14:paraId="256C190C" w14:textId="423C5D23" w:rsidR="00B713C5" w:rsidRDefault="00B713C5" w:rsidP="00B842B1">
            <w:pPr>
              <w:spacing w:line="360" w:lineRule="auto"/>
              <w:rPr>
                <w:ins w:id="96" w:author="John Palmer" w:date="2019-05-29T19:44:00Z"/>
                <w:color w:val="000000" w:themeColor="text1"/>
              </w:rPr>
            </w:pPr>
            <w:del w:id="97" w:author="John Palmer" w:date="2019-05-29T19:41:00Z">
              <w:r w:rsidDel="00292E30">
                <w:rPr>
                  <w:color w:val="000000" w:themeColor="text1"/>
                </w:rPr>
                <w:delText>TODO – Something on if-elif-else</w:delText>
              </w:r>
            </w:del>
            <w:ins w:id="98" w:author="John Palmer" w:date="2019-05-29T19:41:00Z">
              <w:r w:rsidR="00292E30">
                <w:rPr>
                  <w:color w:val="000000" w:themeColor="text1"/>
                </w:rPr>
                <w:t>If you</w:t>
              </w:r>
            </w:ins>
            <w:ins w:id="99" w:author="John Palmer" w:date="2019-05-29T19:42:00Z">
              <w:r w:rsidR="00292E30">
                <w:rPr>
                  <w:color w:val="000000" w:themeColor="text1"/>
                </w:rPr>
                <w:t xml:space="preserve"> want to check for </w:t>
              </w:r>
              <w:proofErr w:type="gramStart"/>
              <w:r w:rsidR="00292E30">
                <w:rPr>
                  <w:color w:val="000000" w:themeColor="text1"/>
                </w:rPr>
                <w:t>a number of</w:t>
              </w:r>
              <w:proofErr w:type="gramEnd"/>
              <w:r w:rsidR="00292E30">
                <w:rPr>
                  <w:color w:val="000000" w:themeColor="text1"/>
                </w:rPr>
                <w:t xml:space="preserve"> possible Boolean values sequentially, use the if-</w:t>
              </w:r>
              <w:proofErr w:type="spellStart"/>
              <w:r w:rsidR="00292E30">
                <w:rPr>
                  <w:color w:val="000000" w:themeColor="text1"/>
                </w:rPr>
                <w:t>elif</w:t>
              </w:r>
              <w:proofErr w:type="spellEnd"/>
              <w:r w:rsidR="00292E30">
                <w:rPr>
                  <w:color w:val="000000" w:themeColor="text1"/>
                </w:rPr>
                <w:t>-else construct.</w:t>
              </w:r>
              <w:r w:rsidR="00F5648D">
                <w:rPr>
                  <w:color w:val="000000" w:themeColor="text1"/>
                </w:rPr>
                <w:t xml:space="preserve"> This checks through </w:t>
              </w:r>
            </w:ins>
            <w:ins w:id="100" w:author="John Palmer" w:date="2019-05-29T19:43:00Z">
              <w:r w:rsidR="00F5648D">
                <w:rPr>
                  <w:color w:val="000000" w:themeColor="text1"/>
                </w:rPr>
                <w:t>a ‘list’ of possible values one after the other and stops if one of them is True. Probably easiest to see an exam</w:t>
              </w:r>
            </w:ins>
            <w:ins w:id="101" w:author="John Palmer" w:date="2019-05-29T19:44:00Z">
              <w:r w:rsidR="00F5648D">
                <w:rPr>
                  <w:color w:val="000000" w:themeColor="text1"/>
                </w:rPr>
                <w:t>ple. Try</w:t>
              </w:r>
            </w:ins>
            <w:ins w:id="102" w:author="John Palmer" w:date="2019-05-30T16:22:00Z">
              <w:r w:rsidR="00BD6CC4">
                <w:rPr>
                  <w:color w:val="000000" w:themeColor="text1"/>
                </w:rPr>
                <w:t xml:space="preserve"> running</w:t>
              </w:r>
            </w:ins>
            <w:ins w:id="103" w:author="John Palmer" w:date="2019-05-29T19:44:00Z">
              <w:r w:rsidR="00F5648D">
                <w:rPr>
                  <w:color w:val="000000" w:themeColor="text1"/>
                </w:rPr>
                <w:t xml:space="preserve"> this:</w:t>
              </w:r>
            </w:ins>
          </w:p>
          <w:p w14:paraId="3A1631D7" w14:textId="4E0A15BA" w:rsidR="00F5648D" w:rsidRPr="00F5648D" w:rsidRDefault="00F5648D" w:rsidP="00F5648D">
            <w:pPr>
              <w:spacing w:line="360" w:lineRule="auto"/>
              <w:rPr>
                <w:ins w:id="104" w:author="John Palmer" w:date="2019-05-29T19:44:00Z"/>
                <w:color w:val="000000" w:themeColor="text1"/>
              </w:rPr>
            </w:pPr>
            <w:ins w:id="105" w:author="John Palmer" w:date="2019-05-29T19:44:00Z">
              <w:r>
                <w:rPr>
                  <w:color w:val="000000" w:themeColor="text1"/>
                </w:rPr>
                <w:tab/>
              </w:r>
              <w:r w:rsidRPr="00F5648D">
                <w:rPr>
                  <w:color w:val="000000" w:themeColor="text1"/>
                </w:rPr>
                <w:t>x = int(input('Enter an integer number: '))</w:t>
              </w:r>
            </w:ins>
          </w:p>
          <w:p w14:paraId="0082D7AE" w14:textId="73F054A3" w:rsidR="00F5648D" w:rsidRPr="00F5648D" w:rsidRDefault="00F5648D" w:rsidP="00F5648D">
            <w:pPr>
              <w:spacing w:line="360" w:lineRule="auto"/>
              <w:rPr>
                <w:ins w:id="106" w:author="John Palmer" w:date="2019-05-29T19:44:00Z"/>
                <w:color w:val="000000" w:themeColor="text1"/>
              </w:rPr>
            </w:pPr>
            <w:ins w:id="107" w:author="John Palmer" w:date="2019-05-29T19:44:00Z">
              <w:r>
                <w:rPr>
                  <w:color w:val="000000" w:themeColor="text1"/>
                </w:rPr>
                <w:tab/>
              </w:r>
              <w:r w:rsidRPr="00F5648D">
                <w:rPr>
                  <w:color w:val="000000" w:themeColor="text1"/>
                </w:rPr>
                <w:t>if x &lt; 0:</w:t>
              </w:r>
            </w:ins>
          </w:p>
          <w:p w14:paraId="3698E822" w14:textId="267434D0" w:rsidR="00F5648D" w:rsidRPr="00F5648D" w:rsidRDefault="00F5648D" w:rsidP="00F5648D">
            <w:pPr>
              <w:spacing w:line="360" w:lineRule="auto"/>
              <w:rPr>
                <w:ins w:id="108" w:author="John Palmer" w:date="2019-05-29T19:44:00Z"/>
                <w:color w:val="000000" w:themeColor="text1"/>
              </w:rPr>
            </w:pPr>
            <w:ins w:id="109" w:author="John Palmer" w:date="2019-05-29T19:44:00Z">
              <w:r w:rsidRPr="00F5648D">
                <w:rPr>
                  <w:color w:val="000000" w:themeColor="text1"/>
                </w:rPr>
                <w:t xml:space="preserve">    </w:t>
              </w:r>
              <w:r>
                <w:rPr>
                  <w:color w:val="000000" w:themeColor="text1"/>
                </w:rPr>
                <w:tab/>
              </w:r>
              <w:r>
                <w:rPr>
                  <w:color w:val="000000" w:themeColor="text1"/>
                </w:rPr>
                <w:tab/>
              </w:r>
              <w:r w:rsidRPr="00F5648D">
                <w:rPr>
                  <w:color w:val="000000" w:themeColor="text1"/>
                </w:rPr>
                <w:t>print ('negative')</w:t>
              </w:r>
            </w:ins>
          </w:p>
          <w:p w14:paraId="230E237E" w14:textId="531AC7E8" w:rsidR="00F5648D" w:rsidRPr="00F5648D" w:rsidRDefault="00F5648D" w:rsidP="00F5648D">
            <w:pPr>
              <w:spacing w:line="360" w:lineRule="auto"/>
              <w:rPr>
                <w:ins w:id="110" w:author="John Palmer" w:date="2019-05-29T19:44:00Z"/>
                <w:color w:val="000000" w:themeColor="text1"/>
              </w:rPr>
            </w:pPr>
            <w:ins w:id="111" w:author="John Palmer" w:date="2019-05-29T19:44:00Z">
              <w:r>
                <w:rPr>
                  <w:color w:val="000000" w:themeColor="text1"/>
                </w:rPr>
                <w:tab/>
              </w:r>
              <w:proofErr w:type="spellStart"/>
              <w:r w:rsidRPr="00F5648D">
                <w:rPr>
                  <w:color w:val="000000" w:themeColor="text1"/>
                </w:rPr>
                <w:t>elif</w:t>
              </w:r>
              <w:proofErr w:type="spellEnd"/>
              <w:r w:rsidRPr="00F5648D">
                <w:rPr>
                  <w:color w:val="000000" w:themeColor="text1"/>
                </w:rPr>
                <w:t xml:space="preserve"> x &lt; 20:</w:t>
              </w:r>
            </w:ins>
          </w:p>
          <w:p w14:paraId="70744E1F" w14:textId="0E2CF49F" w:rsidR="00F5648D" w:rsidRPr="00F5648D" w:rsidRDefault="00F5648D" w:rsidP="00F5648D">
            <w:pPr>
              <w:spacing w:line="360" w:lineRule="auto"/>
              <w:rPr>
                <w:ins w:id="112" w:author="John Palmer" w:date="2019-05-29T19:44:00Z"/>
                <w:color w:val="000000" w:themeColor="text1"/>
              </w:rPr>
            </w:pPr>
            <w:ins w:id="113" w:author="John Palmer" w:date="2019-05-29T19:44:00Z">
              <w:r w:rsidRPr="00F5648D">
                <w:rPr>
                  <w:color w:val="000000" w:themeColor="text1"/>
                </w:rPr>
                <w:t xml:space="preserve">    </w:t>
              </w:r>
              <w:r>
                <w:rPr>
                  <w:color w:val="000000" w:themeColor="text1"/>
                </w:rPr>
                <w:tab/>
              </w:r>
              <w:r>
                <w:rPr>
                  <w:color w:val="000000" w:themeColor="text1"/>
                </w:rPr>
                <w:tab/>
              </w:r>
              <w:r w:rsidRPr="00F5648D">
                <w:rPr>
                  <w:color w:val="000000" w:themeColor="text1"/>
                </w:rPr>
                <w:t>print ('less than 20 but greater than 0')</w:t>
              </w:r>
            </w:ins>
          </w:p>
          <w:p w14:paraId="38E5E1B1" w14:textId="6DB137F9" w:rsidR="00F5648D" w:rsidRPr="00F5648D" w:rsidRDefault="00F5648D" w:rsidP="00F5648D">
            <w:pPr>
              <w:spacing w:line="360" w:lineRule="auto"/>
              <w:rPr>
                <w:ins w:id="114" w:author="John Palmer" w:date="2019-05-29T19:44:00Z"/>
                <w:color w:val="000000" w:themeColor="text1"/>
              </w:rPr>
            </w:pPr>
            <w:ins w:id="115" w:author="John Palmer" w:date="2019-05-29T19:45:00Z">
              <w:r>
                <w:rPr>
                  <w:color w:val="000000" w:themeColor="text1"/>
                </w:rPr>
                <w:tab/>
              </w:r>
            </w:ins>
            <w:proofErr w:type="spellStart"/>
            <w:ins w:id="116" w:author="John Palmer" w:date="2019-05-29T19:44:00Z">
              <w:r w:rsidRPr="00F5648D">
                <w:rPr>
                  <w:color w:val="000000" w:themeColor="text1"/>
                </w:rPr>
                <w:t>elif</w:t>
              </w:r>
              <w:proofErr w:type="spellEnd"/>
              <w:r w:rsidRPr="00F5648D">
                <w:rPr>
                  <w:color w:val="000000" w:themeColor="text1"/>
                </w:rPr>
                <w:t xml:space="preserve"> x &lt; 30:</w:t>
              </w:r>
            </w:ins>
          </w:p>
          <w:p w14:paraId="66100277" w14:textId="7120DA2E" w:rsidR="00F5648D" w:rsidRPr="00F5648D" w:rsidRDefault="00F5648D" w:rsidP="00F5648D">
            <w:pPr>
              <w:spacing w:line="360" w:lineRule="auto"/>
              <w:rPr>
                <w:ins w:id="117" w:author="John Palmer" w:date="2019-05-29T19:44:00Z"/>
                <w:color w:val="000000" w:themeColor="text1"/>
              </w:rPr>
            </w:pPr>
            <w:ins w:id="118" w:author="John Palmer" w:date="2019-05-29T19:44:00Z">
              <w:r w:rsidRPr="00F5648D">
                <w:rPr>
                  <w:color w:val="000000" w:themeColor="text1"/>
                </w:rPr>
                <w:t xml:space="preserve">    </w:t>
              </w:r>
            </w:ins>
            <w:ins w:id="119" w:author="John Palmer" w:date="2019-05-29T19:45:00Z">
              <w:r>
                <w:rPr>
                  <w:color w:val="000000" w:themeColor="text1"/>
                </w:rPr>
                <w:tab/>
              </w:r>
              <w:r>
                <w:rPr>
                  <w:color w:val="000000" w:themeColor="text1"/>
                </w:rPr>
                <w:tab/>
              </w:r>
            </w:ins>
            <w:ins w:id="120" w:author="John Palmer" w:date="2019-05-29T19:44:00Z">
              <w:r w:rsidRPr="00F5648D">
                <w:rPr>
                  <w:color w:val="000000" w:themeColor="text1"/>
                </w:rPr>
                <w:t>print('less than 30 but greater than 19')</w:t>
              </w:r>
            </w:ins>
          </w:p>
          <w:p w14:paraId="0F3B6DCB" w14:textId="145EFE44" w:rsidR="00F5648D" w:rsidRPr="00F5648D" w:rsidRDefault="00F5648D" w:rsidP="00F5648D">
            <w:pPr>
              <w:spacing w:line="360" w:lineRule="auto"/>
              <w:rPr>
                <w:ins w:id="121" w:author="John Palmer" w:date="2019-05-29T19:44:00Z"/>
                <w:color w:val="000000" w:themeColor="text1"/>
              </w:rPr>
            </w:pPr>
            <w:ins w:id="122" w:author="John Palmer" w:date="2019-05-29T19:45:00Z">
              <w:r>
                <w:rPr>
                  <w:color w:val="000000" w:themeColor="text1"/>
                </w:rPr>
                <w:tab/>
              </w:r>
            </w:ins>
            <w:ins w:id="123" w:author="John Palmer" w:date="2019-05-29T19:44:00Z">
              <w:r w:rsidRPr="00F5648D">
                <w:rPr>
                  <w:color w:val="000000" w:themeColor="text1"/>
                </w:rPr>
                <w:t>else:</w:t>
              </w:r>
            </w:ins>
          </w:p>
          <w:p w14:paraId="2B6521AE" w14:textId="48B3E653" w:rsidR="00F5648D" w:rsidRDefault="00F5648D" w:rsidP="00F5648D">
            <w:pPr>
              <w:spacing w:line="360" w:lineRule="auto"/>
              <w:rPr>
                <w:ins w:id="124" w:author="John Palmer" w:date="2019-05-29T19:45:00Z"/>
                <w:color w:val="000000" w:themeColor="text1"/>
              </w:rPr>
            </w:pPr>
            <w:ins w:id="125" w:author="John Palmer" w:date="2019-05-29T19:44:00Z">
              <w:r w:rsidRPr="00F5648D">
                <w:rPr>
                  <w:color w:val="000000" w:themeColor="text1"/>
                </w:rPr>
                <w:t xml:space="preserve">    </w:t>
              </w:r>
            </w:ins>
            <w:ins w:id="126" w:author="John Palmer" w:date="2019-05-29T19:45:00Z">
              <w:r>
                <w:rPr>
                  <w:color w:val="000000" w:themeColor="text1"/>
                </w:rPr>
                <w:tab/>
              </w:r>
              <w:r>
                <w:rPr>
                  <w:color w:val="000000" w:themeColor="text1"/>
                </w:rPr>
                <w:tab/>
              </w:r>
            </w:ins>
            <w:ins w:id="127" w:author="John Palmer" w:date="2019-05-29T19:44:00Z">
              <w:r w:rsidRPr="00F5648D">
                <w:rPr>
                  <w:color w:val="000000" w:themeColor="text1"/>
                </w:rPr>
                <w:t>print('greater than 29')</w:t>
              </w:r>
            </w:ins>
          </w:p>
          <w:p w14:paraId="3897E1F5" w14:textId="35C44BBF" w:rsidR="00F5648D" w:rsidRDefault="00F5648D" w:rsidP="00F5648D">
            <w:pPr>
              <w:spacing w:line="360" w:lineRule="auto"/>
              <w:rPr>
                <w:ins w:id="128" w:author="John Palmer" w:date="2019-05-29T19:45:00Z"/>
                <w:color w:val="000000" w:themeColor="text1"/>
              </w:rPr>
            </w:pPr>
          </w:p>
          <w:p w14:paraId="1C501B95" w14:textId="54045612" w:rsidR="00F5648D" w:rsidRPr="008B4A7A" w:rsidRDefault="00F5648D" w:rsidP="00B842B1">
            <w:pPr>
              <w:spacing w:line="360" w:lineRule="auto"/>
              <w:rPr>
                <w:color w:val="000000" w:themeColor="text1"/>
              </w:rPr>
            </w:pPr>
            <w:ins w:id="129" w:author="John Palmer" w:date="2019-05-29T19:45:00Z">
              <w:r>
                <w:rPr>
                  <w:color w:val="000000" w:themeColor="text1"/>
                </w:rPr>
                <w:t xml:space="preserve">This is quite like the ‘case’ statement you might find in other </w:t>
              </w:r>
            </w:ins>
            <w:ins w:id="130" w:author="John Palmer" w:date="2019-05-29T19:46:00Z">
              <w:r>
                <w:rPr>
                  <w:color w:val="000000" w:themeColor="text1"/>
                </w:rPr>
                <w:t>programming languages.</w:t>
              </w:r>
            </w:ins>
          </w:p>
        </w:tc>
      </w:tr>
    </w:tbl>
    <w:p w14:paraId="69AD1DFD" w14:textId="77777777" w:rsidR="00B75336" w:rsidRDefault="00B75336" w:rsidP="0077672C"/>
    <w:p w14:paraId="2C32AB8D" w14:textId="2D7BC20C" w:rsidR="009C7241" w:rsidRDefault="009C7241" w:rsidP="009C7241">
      <w:pPr>
        <w:pStyle w:val="Heading3"/>
      </w:pPr>
      <w:r>
        <w:t>Looping (while …)</w:t>
      </w:r>
    </w:p>
    <w:p w14:paraId="13E54E62" w14:textId="5B94F4CF" w:rsidR="0014694B" w:rsidRDefault="0014694B" w:rsidP="0077672C">
      <w:r>
        <w:t>As a final tweak to our solver, it would be nice to repeat it multiple time so that we can solve multiple equations without having to restart it.</w:t>
      </w:r>
    </w:p>
    <w:p w14:paraId="5C64350B" w14:textId="2275225B" w:rsidR="00A26A3F" w:rsidRDefault="0014694B" w:rsidP="0077672C">
      <w:r>
        <w:lastRenderedPageBreak/>
        <w:t xml:space="preserve">Now obviously, we could cut and paste all the lines to give us 2 goes at it, one after the other, or paste again to repeat 3 times and so on. But this rapidly makes the program huge and anyway, how many times do we want it to run?  The answer is to put the main lines in a loop and repeat until we don’t want to any more. For this we use the ‘while’ loop. There are various ways to use </w:t>
      </w:r>
      <w:r w:rsidR="00A26A3F">
        <w:t>this,</w:t>
      </w:r>
      <w:r>
        <w:t xml:space="preserve"> but we’ll look at only one here (more later).</w:t>
      </w:r>
    </w:p>
    <w:p w14:paraId="29B4856A" w14:textId="1CABECE8" w:rsidR="00A26A3F" w:rsidDel="00F31A32" w:rsidRDefault="00A26A3F" w:rsidP="0077672C">
      <w:pPr>
        <w:rPr>
          <w:del w:id="131" w:author="John Palmer" w:date="2019-05-29T19:46:00Z"/>
        </w:rPr>
      </w:pPr>
      <w:r>
        <w:t>The form is similar, in a way, to the if statement – once again we’ll use an example</w:t>
      </w:r>
      <w:r w:rsidR="00454A24">
        <w:t xml:space="preserve"> </w:t>
      </w:r>
      <w:r w:rsidR="00454A24">
        <w:fldChar w:fldCharType="begin"/>
      </w:r>
      <w:r w:rsidR="00454A24">
        <w:instrText xml:space="preserve"> REF _Ref4667887 \h </w:instrText>
      </w:r>
      <w:r w:rsidR="00454A24">
        <w:fldChar w:fldCharType="separate"/>
      </w:r>
      <w:r w:rsidR="005C6001">
        <w:t xml:space="preserve">Figure </w:t>
      </w:r>
      <w:r w:rsidR="005C6001">
        <w:rPr>
          <w:noProof/>
        </w:rPr>
        <w:t>11</w:t>
      </w:r>
      <w:r w:rsidR="00454A24">
        <w:fldChar w:fldCharType="end"/>
      </w:r>
      <w:r w:rsidR="00F30432">
        <w:t>.</w:t>
      </w:r>
    </w:p>
    <w:p w14:paraId="4105D7E6" w14:textId="6A55EB38" w:rsidR="00B713C5" w:rsidDel="00217B43" w:rsidRDefault="00B713C5" w:rsidP="0077672C">
      <w:pPr>
        <w:rPr>
          <w:del w:id="132" w:author="John Palmer" w:date="2019-05-30T16:23:00Z"/>
        </w:rPr>
      </w:pPr>
    </w:p>
    <w:p w14:paraId="7D2DAA11" w14:textId="5BE24F80" w:rsidR="00B713C5" w:rsidDel="00F31A32" w:rsidRDefault="00B713C5" w:rsidP="0077672C">
      <w:pPr>
        <w:rPr>
          <w:del w:id="133" w:author="John Palmer" w:date="2019-05-29T19:46:00Z"/>
        </w:rPr>
      </w:pPr>
    </w:p>
    <w:p w14:paraId="1410CF20" w14:textId="63E6A822" w:rsidR="00B713C5" w:rsidDel="00F31A32" w:rsidRDefault="00B713C5" w:rsidP="0077672C">
      <w:pPr>
        <w:rPr>
          <w:del w:id="134" w:author="John Palmer" w:date="2019-05-29T19:46:00Z"/>
        </w:rPr>
      </w:pPr>
    </w:p>
    <w:p w14:paraId="22CD1252" w14:textId="304491D5" w:rsidR="00B713C5" w:rsidDel="00F31A32" w:rsidRDefault="00B713C5" w:rsidP="0077672C">
      <w:pPr>
        <w:rPr>
          <w:del w:id="135" w:author="John Palmer" w:date="2019-05-29T19:46:00Z"/>
        </w:rPr>
      </w:pPr>
    </w:p>
    <w:p w14:paraId="519B5B24" w14:textId="500447D9" w:rsidR="00B713C5" w:rsidDel="00F31A32" w:rsidRDefault="00B713C5" w:rsidP="0077672C">
      <w:pPr>
        <w:rPr>
          <w:del w:id="136" w:author="John Palmer" w:date="2019-05-29T19:46:00Z"/>
        </w:rPr>
      </w:pPr>
    </w:p>
    <w:p w14:paraId="4F452C85" w14:textId="2BC9B83E" w:rsidR="00B713C5" w:rsidDel="00F31A32" w:rsidRDefault="00B713C5" w:rsidP="0077672C">
      <w:pPr>
        <w:rPr>
          <w:del w:id="137" w:author="John Palmer" w:date="2019-05-29T19:46:00Z"/>
        </w:rPr>
      </w:pPr>
    </w:p>
    <w:p w14:paraId="74ADF8C3" w14:textId="512D53AA" w:rsidR="00B713C5" w:rsidDel="00F31A32" w:rsidRDefault="00B713C5" w:rsidP="0077672C">
      <w:pPr>
        <w:rPr>
          <w:del w:id="138" w:author="John Palmer" w:date="2019-05-29T19:46:00Z"/>
        </w:rPr>
      </w:pPr>
    </w:p>
    <w:p w14:paraId="52EF804A" w14:textId="4919876D" w:rsidR="00B713C5" w:rsidRDefault="00B713C5" w:rsidP="0077672C"/>
    <w:p w14:paraId="736D33B1" w14:textId="3F64F800" w:rsidR="00B713C5" w:rsidRDefault="00B713C5" w:rsidP="0077672C"/>
    <w:p w14:paraId="2891D27B" w14:textId="77777777" w:rsidR="00454A24" w:rsidRDefault="00454A24" w:rsidP="00454A24">
      <w:pPr>
        <w:keepNext/>
        <w:framePr w:w="8959" w:h="318" w:hSpace="181" w:wrap="around" w:vAnchor="text" w:hAnchor="page" w:x="1560" w:y="29"/>
        <w:pBdr>
          <w:top w:val="single" w:sz="6" w:space="1" w:color="auto"/>
          <w:left w:val="single" w:sz="6" w:space="1" w:color="auto"/>
          <w:bottom w:val="single" w:sz="6" w:space="1" w:color="auto"/>
          <w:right w:val="single" w:sz="6" w:space="1" w:color="auto"/>
        </w:pBdr>
      </w:pPr>
      <w:r>
        <w:rPr>
          <w:noProof/>
        </w:rPr>
        <w:drawing>
          <wp:inline distT="0" distB="0" distL="0" distR="0" wp14:anchorId="5E2520F9" wp14:editId="5C401EF1">
            <wp:extent cx="5730875" cy="25908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2590800"/>
                    </a:xfrm>
                    <a:prstGeom prst="rect">
                      <a:avLst/>
                    </a:prstGeom>
                    <a:noFill/>
                  </pic:spPr>
                </pic:pic>
              </a:graphicData>
            </a:graphic>
          </wp:inline>
        </w:drawing>
      </w:r>
    </w:p>
    <w:p w14:paraId="2E72AD8A" w14:textId="5CFFFA66" w:rsidR="00B713C5" w:rsidRDefault="00454A24" w:rsidP="00454A24">
      <w:pPr>
        <w:pStyle w:val="Caption"/>
        <w:framePr w:w="8959" w:h="318" w:hSpace="181" w:wrap="around" w:vAnchor="text" w:hAnchor="page" w:x="1560" w:y="29"/>
        <w:pBdr>
          <w:top w:val="single" w:sz="6" w:space="1" w:color="auto"/>
          <w:left w:val="single" w:sz="6" w:space="1" w:color="auto"/>
          <w:bottom w:val="single" w:sz="6" w:space="1" w:color="auto"/>
          <w:right w:val="single" w:sz="6" w:space="1" w:color="auto"/>
        </w:pBdr>
      </w:pPr>
      <w:bookmarkStart w:id="139" w:name="_Ref4667887"/>
      <w:r>
        <w:t xml:space="preserve">Figure </w:t>
      </w:r>
      <w:fldSimple w:instr=" SEQ Figure \* ARABIC ">
        <w:r w:rsidR="00236E07">
          <w:rPr>
            <w:noProof/>
          </w:rPr>
          <w:t>11</w:t>
        </w:r>
      </w:fldSimple>
      <w:bookmarkEnd w:id="139"/>
      <w:r>
        <w:t>: 'solver' - with a flawed loop</w:t>
      </w:r>
    </w:p>
    <w:p w14:paraId="6451D39A" w14:textId="77777777" w:rsidR="00A5213A" w:rsidRDefault="00A5213A" w:rsidP="0077672C"/>
    <w:p w14:paraId="337B1033" w14:textId="74365B19" w:rsidR="00A26A3F" w:rsidRDefault="00F30432" w:rsidP="0077672C">
      <w:r>
        <w:t>Now</w:t>
      </w:r>
      <w:r w:rsidR="00E1560E">
        <w:t>, right at the start,</w:t>
      </w:r>
      <w:r>
        <w:t xml:space="preserve"> we’ve added an input to get a response into the variable ‘</w:t>
      </w:r>
      <w:proofErr w:type="spellStart"/>
      <w:r>
        <w:t>ans</w:t>
      </w:r>
      <w:proofErr w:type="spellEnd"/>
      <w:r>
        <w:t xml:space="preserve">’ (it wants you to just input a ‘y’ or a ‘n’). The important part is the ‘while ….. :’ line This checks to see if </w:t>
      </w:r>
      <w:proofErr w:type="spellStart"/>
      <w:r>
        <w:t>ans</w:t>
      </w:r>
      <w:proofErr w:type="spellEnd"/>
      <w:r>
        <w:t xml:space="preserve"> is equal to ‘y’ (notice the ‘==’) and only if it actually is doe it execute all the following lines in the block – which is indented by 4 spaces. NOTE the if-else blocks are then indented from there – you can have indents within indents!), So if you entered ‘n’, Python would jump straight to the closing print() line, which is outside the indent.</w:t>
      </w:r>
    </w:p>
    <w:p w14:paraId="0AD9661A" w14:textId="2DF293DE" w:rsidR="00F30432" w:rsidRDefault="00F30432" w:rsidP="0077672C">
      <w:r>
        <w:t xml:space="preserve">However, as we’ve answered ‘y’, Python does exactly as it did before, prompts for input, does the calculations and prints the roots OR prints a warning. HOWEVER, now is restarts the ‘while’ block, re-checks that </w:t>
      </w:r>
      <w:ins w:id="140" w:author="John Palmer" w:date="2019-05-30T16:23:00Z">
        <w:r w:rsidR="00217B43">
          <w:t>‘</w:t>
        </w:r>
      </w:ins>
      <w:proofErr w:type="spellStart"/>
      <w:r>
        <w:t>ans</w:t>
      </w:r>
      <w:proofErr w:type="spellEnd"/>
      <w:ins w:id="141" w:author="John Palmer" w:date="2019-05-30T16:23:00Z">
        <w:r w:rsidR="00217B43">
          <w:t>’</w:t>
        </w:r>
      </w:ins>
      <w:r>
        <w:t xml:space="preserve"> is ‘y’ (which it still is as we haven’t done anything to change it) and repeats.</w:t>
      </w:r>
    </w:p>
    <w:p w14:paraId="70ECB565" w14:textId="589C3E9D" w:rsidR="00F30432" w:rsidRDefault="00F30432" w:rsidP="0077672C">
      <w:r>
        <w:t>Great! Except it will keep doing this for ever! Not good. (</w:t>
      </w:r>
      <w:r w:rsidR="003D1114">
        <w:t>actually,</w:t>
      </w:r>
      <w:r>
        <w:t xml:space="preserve"> you can crash the thing by typing gobbledygook into one of the inputs, pressing Ctrl-c – but all that is cheating). What we need is another chance to input ‘</w:t>
      </w:r>
      <w:proofErr w:type="spellStart"/>
      <w:r>
        <w:t>ans</w:t>
      </w:r>
      <w:proofErr w:type="spellEnd"/>
      <w:r>
        <w:t xml:space="preserve">’. And </w:t>
      </w:r>
      <w:proofErr w:type="gramStart"/>
      <w:r>
        <w:t>so</w:t>
      </w:r>
      <w:proofErr w:type="gramEnd"/>
      <w:r>
        <w:t xml:space="preserve"> we get to</w:t>
      </w:r>
      <w:r w:rsidR="00454A24">
        <w:t xml:space="preserve"> </w:t>
      </w:r>
      <w:r w:rsidR="00454A24">
        <w:fldChar w:fldCharType="begin"/>
      </w:r>
      <w:r w:rsidR="00454A24">
        <w:instrText xml:space="preserve"> REF _Ref4668018 \h </w:instrText>
      </w:r>
      <w:r w:rsidR="00454A24">
        <w:fldChar w:fldCharType="separate"/>
      </w:r>
      <w:r w:rsidR="005C6001">
        <w:t xml:space="preserve">Figure </w:t>
      </w:r>
      <w:r w:rsidR="005C6001">
        <w:rPr>
          <w:noProof/>
        </w:rPr>
        <w:t>12</w:t>
      </w:r>
      <w:r w:rsidR="00454A24">
        <w:fldChar w:fldCharType="end"/>
      </w:r>
      <w:r>
        <w:t>.</w:t>
      </w:r>
    </w:p>
    <w:p w14:paraId="6AEA7502" w14:textId="3C3547C9" w:rsidR="00F30432" w:rsidRDefault="00F30432" w:rsidP="0077672C">
      <w:r>
        <w:t xml:space="preserve">Now we can exit the program </w:t>
      </w:r>
      <w:r w:rsidR="005F64DF">
        <w:t xml:space="preserve">at the end of each run through the calculations. Job done! There are other ways to do this, some of which are more elegant and some of which may be horrible, but this is one of the nice things about programming there aren’t any ‘right’ answers. If it works, then that’s fine.  You may find prettier, quicker, more readable, safer (catches rubbish input) but just </w:t>
      </w:r>
      <w:proofErr w:type="gramStart"/>
      <w:r w:rsidR="005F64DF">
        <w:t>as long as</w:t>
      </w:r>
      <w:proofErr w:type="gramEnd"/>
      <w:r w:rsidR="005F64DF">
        <w:t xml:space="preserve"> it calculates the right answers, it’s </w:t>
      </w:r>
      <w:r w:rsidR="00984F09">
        <w:t>fine</w:t>
      </w:r>
      <w:r w:rsidR="005F64DF">
        <w:t>!</w:t>
      </w:r>
    </w:p>
    <w:p w14:paraId="02C7EB54" w14:textId="56E04C3F" w:rsidR="00454A24" w:rsidRDefault="00454A24" w:rsidP="00454A24">
      <w:pPr>
        <w:keepNext/>
        <w:framePr w:w="8761" w:h="1561" w:hSpace="180" w:wrap="around" w:vAnchor="text" w:hAnchor="page" w:x="1516" w:y="19"/>
        <w:pBdr>
          <w:top w:val="single" w:sz="6" w:space="1" w:color="auto"/>
          <w:left w:val="single" w:sz="6" w:space="1" w:color="auto"/>
          <w:bottom w:val="single" w:sz="6" w:space="1" w:color="auto"/>
          <w:right w:val="single" w:sz="6" w:space="1" w:color="auto"/>
        </w:pBdr>
      </w:pPr>
      <w:r>
        <w:rPr>
          <w:noProof/>
        </w:rPr>
        <w:lastRenderedPageBreak/>
        <w:drawing>
          <wp:inline distT="0" distB="0" distL="0" distR="0" wp14:anchorId="131E75B8" wp14:editId="19024556">
            <wp:extent cx="5730875" cy="2761615"/>
            <wp:effectExtent l="0" t="0" r="3175" b="63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2761615"/>
                    </a:xfrm>
                    <a:prstGeom prst="rect">
                      <a:avLst/>
                    </a:prstGeom>
                    <a:noFill/>
                  </pic:spPr>
                </pic:pic>
              </a:graphicData>
            </a:graphic>
          </wp:inline>
        </w:drawing>
      </w:r>
    </w:p>
    <w:p w14:paraId="630FC14F" w14:textId="01817B81" w:rsidR="00454A24" w:rsidRDefault="00454A24" w:rsidP="00454A24">
      <w:pPr>
        <w:pStyle w:val="Caption"/>
        <w:framePr w:w="8761" w:h="1561" w:hSpace="180" w:wrap="around" w:vAnchor="text" w:hAnchor="page" w:x="1516" w:y="19"/>
        <w:pBdr>
          <w:top w:val="single" w:sz="6" w:space="1" w:color="auto"/>
          <w:left w:val="single" w:sz="6" w:space="1" w:color="auto"/>
          <w:bottom w:val="single" w:sz="6" w:space="1" w:color="auto"/>
          <w:right w:val="single" w:sz="6" w:space="1" w:color="auto"/>
        </w:pBdr>
      </w:pPr>
      <w:bookmarkStart w:id="142" w:name="_Ref4668018"/>
      <w:r>
        <w:t xml:space="preserve">Figure </w:t>
      </w:r>
      <w:fldSimple w:instr=" SEQ Figure \* ARABIC ">
        <w:r w:rsidR="00236E07">
          <w:rPr>
            <w:noProof/>
          </w:rPr>
          <w:t>12</w:t>
        </w:r>
      </w:fldSimple>
      <w:bookmarkEnd w:id="142"/>
      <w:r>
        <w:t>: 'solver' - with a much better loop</w:t>
      </w:r>
    </w:p>
    <w:p w14:paraId="1A18B194" w14:textId="77777777" w:rsidR="00454A24" w:rsidRDefault="00454A24" w:rsidP="00454A24">
      <w:pPr>
        <w:keepNext/>
        <w:framePr w:w="8987" w:h="873" w:hSpace="181" w:wrap="around" w:vAnchor="text" w:hAnchor="page" w:x="1575" w:y="6061"/>
        <w:pBdr>
          <w:top w:val="single" w:sz="6" w:space="1" w:color="auto"/>
          <w:left w:val="single" w:sz="6" w:space="1" w:color="auto"/>
          <w:bottom w:val="single" w:sz="6" w:space="1" w:color="auto"/>
          <w:right w:val="single" w:sz="6" w:space="1" w:color="auto"/>
        </w:pBdr>
        <w:jc w:val="center"/>
      </w:pPr>
      <w:r>
        <w:rPr>
          <w:noProof/>
        </w:rPr>
        <w:drawing>
          <wp:inline distT="0" distB="0" distL="0" distR="0" wp14:anchorId="196DD061" wp14:editId="01D428FE">
            <wp:extent cx="4279900" cy="4255135"/>
            <wp:effectExtent l="0" t="0" r="635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9900" cy="4255135"/>
                    </a:xfrm>
                    <a:prstGeom prst="rect">
                      <a:avLst/>
                    </a:prstGeom>
                    <a:noFill/>
                  </pic:spPr>
                </pic:pic>
              </a:graphicData>
            </a:graphic>
          </wp:inline>
        </w:drawing>
      </w:r>
    </w:p>
    <w:p w14:paraId="4BA4C101" w14:textId="37A56E7C" w:rsidR="00454A24" w:rsidRDefault="00454A24" w:rsidP="00454A24">
      <w:pPr>
        <w:pStyle w:val="Caption"/>
        <w:framePr w:w="8987" w:h="873" w:hSpace="181" w:wrap="around" w:vAnchor="text" w:hAnchor="page" w:x="1575" w:y="6061"/>
        <w:pBdr>
          <w:top w:val="single" w:sz="6" w:space="1" w:color="auto"/>
          <w:left w:val="single" w:sz="6" w:space="1" w:color="auto"/>
          <w:bottom w:val="single" w:sz="6" w:space="1" w:color="auto"/>
          <w:right w:val="single" w:sz="6" w:space="1" w:color="auto"/>
        </w:pBdr>
        <w:jc w:val="center"/>
      </w:pPr>
      <w:bookmarkStart w:id="143" w:name="_Ref4668256"/>
      <w:r>
        <w:t xml:space="preserve">Figure </w:t>
      </w:r>
      <w:fldSimple w:instr=" SEQ Figure \* ARABIC ">
        <w:r w:rsidR="00236E07">
          <w:rPr>
            <w:noProof/>
          </w:rPr>
          <w:t>13</w:t>
        </w:r>
      </w:fldSimple>
      <w:bookmarkEnd w:id="143"/>
      <w:r>
        <w:t>: 'solver' – a flow chart</w:t>
      </w:r>
    </w:p>
    <w:p w14:paraId="039AAC62" w14:textId="77777777" w:rsidR="00454A24" w:rsidRDefault="00454A24" w:rsidP="0077672C"/>
    <w:p w14:paraId="698A3667" w14:textId="737FD188" w:rsidR="00C6743E" w:rsidRDefault="003A6237" w:rsidP="0077672C">
      <w:r>
        <w:t>Although this is back-to-front</w:t>
      </w:r>
      <w:r w:rsidR="00D520CC">
        <w:t xml:space="preserve"> – the best advice is to do the flow-chart first -</w:t>
      </w:r>
      <w:r>
        <w:t xml:space="preserve"> </w:t>
      </w:r>
      <w:r w:rsidR="00454A24">
        <w:fldChar w:fldCharType="begin"/>
      </w:r>
      <w:r w:rsidR="00454A24">
        <w:instrText xml:space="preserve"> REF _Ref4668256 \h </w:instrText>
      </w:r>
      <w:r w:rsidR="00454A24">
        <w:fldChar w:fldCharType="separate"/>
      </w:r>
      <w:r w:rsidR="005C6001">
        <w:t xml:space="preserve">Figure </w:t>
      </w:r>
      <w:r w:rsidR="005C6001">
        <w:rPr>
          <w:noProof/>
        </w:rPr>
        <w:t>13</w:t>
      </w:r>
      <w:r w:rsidR="00454A24">
        <w:fldChar w:fldCharType="end"/>
      </w:r>
      <w:r w:rsidR="00454A24">
        <w:t xml:space="preserve"> </w:t>
      </w:r>
      <w:r>
        <w:t>shows what the design flow-chart might have looked like for the completed ‘solver’.</w:t>
      </w:r>
    </w:p>
    <w:p w14:paraId="5CC8E375" w14:textId="77777777" w:rsidR="00454A24" w:rsidRDefault="00454A24" w:rsidP="0077672C"/>
    <w:p w14:paraId="0EC55ACB" w14:textId="77777777" w:rsidR="00454A24" w:rsidRDefault="00454A24" w:rsidP="0077672C"/>
    <w:p w14:paraId="6A2A056C" w14:textId="45135D72" w:rsidR="00270F13" w:rsidRDefault="00270F13" w:rsidP="0077672C"/>
    <w:p w14:paraId="12F4AA18" w14:textId="1642AAE1" w:rsidR="009F5077" w:rsidRDefault="009F5077" w:rsidP="009F5077">
      <w:pPr>
        <w:pStyle w:val="Heading3"/>
      </w:pPr>
      <w:r>
        <w:t>Looping through a list – the ‘for’ loop</w:t>
      </w:r>
    </w:p>
    <w:p w14:paraId="37840793" w14:textId="2E81DDF4" w:rsidR="009F5077" w:rsidRDefault="009F5077" w:rsidP="0077672C">
      <w:r>
        <w:t>A very common task in any program is to do something to each variable in a list – even as simple as printing each value. This is such a common thing to do that Python provides a simple way to do this using the ‘for’ loop construct. Let’s say I’ve constructed a list of elements that fulfil some criteria or other:</w:t>
      </w:r>
    </w:p>
    <w:p w14:paraId="27930DC2" w14:textId="4E07A862" w:rsidR="00307E11" w:rsidRDefault="00307E11" w:rsidP="00307E11">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41129553"/>
      </w:pPr>
      <w:proofErr w:type="spellStart"/>
      <w:r>
        <w:rPr>
          <w:color w:val="000000"/>
        </w:rPr>
        <w:t>els</w:t>
      </w:r>
      <w:proofErr w:type="spellEnd"/>
      <w:del w:id="144" w:author="John Palmer" w:date="2019-05-30T16:23:00Z">
        <w:r w:rsidR="00B75336" w:rsidDel="00217B43">
          <w:rPr>
            <w:color w:val="000000"/>
          </w:rPr>
          <w:delText>e</w:delText>
        </w:r>
      </w:del>
      <w:r>
        <w:rPr>
          <w:color w:val="000000"/>
        </w:rPr>
        <w:t xml:space="preserve"> </w:t>
      </w:r>
      <w:r>
        <w:rPr>
          <w:color w:val="666600"/>
        </w:rPr>
        <w:t>=</w:t>
      </w:r>
      <w:r>
        <w:rPr>
          <w:color w:val="000000"/>
        </w:rPr>
        <w:t xml:space="preserve"> </w:t>
      </w:r>
      <w:r>
        <w:rPr>
          <w:color w:val="666600"/>
        </w:rPr>
        <w:t>[‘</w:t>
      </w:r>
      <w:r>
        <w:rPr>
          <w:color w:val="000000"/>
        </w:rPr>
        <w:t>H</w:t>
      </w:r>
      <w:r>
        <w:rPr>
          <w:color w:val="666600"/>
        </w:rPr>
        <w:t>’,</w:t>
      </w:r>
      <w:r>
        <w:rPr>
          <w:color w:val="000000"/>
        </w:rPr>
        <w:t xml:space="preserve"> </w:t>
      </w:r>
      <w:r>
        <w:rPr>
          <w:color w:val="666600"/>
        </w:rPr>
        <w:t>‘</w:t>
      </w:r>
      <w:r>
        <w:rPr>
          <w:color w:val="660066"/>
        </w:rPr>
        <w:t>Ba</w:t>
      </w:r>
      <w:r>
        <w:rPr>
          <w:color w:val="666600"/>
        </w:rPr>
        <w:t>’,</w:t>
      </w:r>
      <w:r>
        <w:rPr>
          <w:color w:val="000000"/>
        </w:rPr>
        <w:t xml:space="preserve"> </w:t>
      </w:r>
      <w:r>
        <w:rPr>
          <w:color w:val="666600"/>
        </w:rPr>
        <w:t>‘</w:t>
      </w:r>
      <w:r>
        <w:rPr>
          <w:color w:val="660066"/>
        </w:rPr>
        <w:t>C</w:t>
      </w:r>
      <w:r>
        <w:rPr>
          <w:color w:val="666600"/>
        </w:rPr>
        <w:t>’,</w:t>
      </w:r>
      <w:r>
        <w:rPr>
          <w:color w:val="000000"/>
        </w:rPr>
        <w:t xml:space="preserve"> </w:t>
      </w:r>
      <w:r>
        <w:rPr>
          <w:color w:val="666600"/>
        </w:rPr>
        <w:t>‘</w:t>
      </w:r>
      <w:r>
        <w:rPr>
          <w:color w:val="660066"/>
        </w:rPr>
        <w:t>Kryptonite</w:t>
      </w:r>
      <w:r>
        <w:rPr>
          <w:color w:val="000000"/>
        </w:rPr>
        <w:t xml:space="preserve"> </w:t>
      </w:r>
      <w:r>
        <w:rPr>
          <w:color w:val="666600"/>
        </w:rPr>
        <w:t>–</w:t>
      </w:r>
      <w:r>
        <w:rPr>
          <w:color w:val="000000"/>
        </w:rPr>
        <w:t xml:space="preserve"> oops how did that </w:t>
      </w:r>
      <w:r>
        <w:rPr>
          <w:color w:val="000088"/>
        </w:rPr>
        <w:t>get</w:t>
      </w:r>
      <w:r>
        <w:rPr>
          <w:color w:val="000000"/>
        </w:rPr>
        <w:t xml:space="preserve"> </w:t>
      </w:r>
      <w:r>
        <w:rPr>
          <w:color w:val="000088"/>
        </w:rPr>
        <w:t>in</w:t>
      </w:r>
      <w:r>
        <w:rPr>
          <w:color w:val="000000"/>
        </w:rPr>
        <w:t xml:space="preserve"> there</w:t>
      </w:r>
      <w:r>
        <w:rPr>
          <w:color w:val="666600"/>
        </w:rPr>
        <w:t>’]</w:t>
      </w:r>
    </w:p>
    <w:p w14:paraId="472CA8D7" w14:textId="295DDFF3" w:rsidR="009F5077" w:rsidRDefault="00307E11" w:rsidP="0077672C">
      <w:pPr>
        <w:rPr>
          <w:color w:val="000000"/>
        </w:rPr>
      </w:pPr>
      <w:r>
        <w:rPr>
          <w:color w:val="000000"/>
        </w:rPr>
        <w:t> </w:t>
      </w:r>
      <w:r w:rsidR="00066434">
        <w:rPr>
          <w:color w:val="000000"/>
        </w:rPr>
        <w:t>and I’d like to now print out the list. Here’s how I could do it:</w:t>
      </w:r>
    </w:p>
    <w:p w14:paraId="67EBED6F" w14:textId="77777777" w:rsidR="00066434" w:rsidRDefault="00066434" w:rsidP="00066434">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3170032"/>
      </w:pPr>
      <w:r>
        <w:rPr>
          <w:color w:val="000088"/>
        </w:rPr>
        <w:t>for</w:t>
      </w:r>
      <w:r>
        <w:rPr>
          <w:color w:val="000000"/>
        </w:rPr>
        <w:t xml:space="preserve"> element </w:t>
      </w:r>
      <w:r>
        <w:rPr>
          <w:color w:val="000088"/>
        </w:rPr>
        <w:t>in</w:t>
      </w:r>
      <w:r>
        <w:rPr>
          <w:color w:val="000000"/>
        </w:rPr>
        <w:t xml:space="preserve"> </w:t>
      </w:r>
      <w:proofErr w:type="spellStart"/>
      <w:r>
        <w:rPr>
          <w:color w:val="000000"/>
        </w:rPr>
        <w:t>els</w:t>
      </w:r>
      <w:proofErr w:type="spellEnd"/>
      <w:r>
        <w:rPr>
          <w:color w:val="666600"/>
        </w:rPr>
        <w:t>:</w:t>
      </w:r>
    </w:p>
    <w:p w14:paraId="6100A007" w14:textId="77777777" w:rsidR="00066434" w:rsidRDefault="00066434" w:rsidP="00066434">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3170032"/>
      </w:pPr>
      <w:r>
        <w:rPr>
          <w:color w:val="000000"/>
        </w:rPr>
        <w:t xml:space="preserve">    </w:t>
      </w:r>
      <w:r>
        <w:rPr>
          <w:color w:val="000088"/>
        </w:rPr>
        <w:t>print</w:t>
      </w:r>
      <w:r>
        <w:rPr>
          <w:color w:val="666600"/>
        </w:rPr>
        <w:t>(</w:t>
      </w:r>
      <w:r>
        <w:rPr>
          <w:color w:val="000000"/>
        </w:rPr>
        <w:t>element</w:t>
      </w:r>
      <w:r>
        <w:rPr>
          <w:color w:val="666600"/>
        </w:rPr>
        <w:t>)</w:t>
      </w:r>
    </w:p>
    <w:p w14:paraId="6C21E206" w14:textId="5D5F6870" w:rsidR="009F5077" w:rsidRPr="00066434" w:rsidRDefault="00066434" w:rsidP="0077672C">
      <w:pPr>
        <w:rPr>
          <w:color w:val="000000"/>
        </w:rPr>
      </w:pPr>
      <w:r>
        <w:rPr>
          <w:color w:val="000000"/>
        </w:rPr>
        <w:t>The construct ‘for somename in list:’ cycles through all the members of the list assigning the list value to the ‘somename’  in turn.</w:t>
      </w:r>
    </w:p>
    <w:p w14:paraId="6235FED4" w14:textId="67952225" w:rsidR="00270F13" w:rsidRDefault="009F5077" w:rsidP="009F5077">
      <w:pPr>
        <w:pStyle w:val="Heading3"/>
      </w:pPr>
      <w:r>
        <w:t>Looping – a fixed number of times</w:t>
      </w:r>
    </w:p>
    <w:p w14:paraId="165F649C" w14:textId="61C9F2F2" w:rsidR="00270F13" w:rsidRDefault="009F5077" w:rsidP="0077672C">
      <w:r>
        <w:t>Sometimes we just want to loop through something a fixed number of times – say we wanted to print out the first 10 ‘</w:t>
      </w:r>
      <w:proofErr w:type="gramStart"/>
      <w:r>
        <w:t>squares’</w:t>
      </w:r>
      <w:proofErr w:type="gramEnd"/>
      <w:r>
        <w:t>. W</w:t>
      </w:r>
      <w:r w:rsidR="00066434">
        <w:t>e</w:t>
      </w:r>
      <w:r>
        <w:t xml:space="preserve"> can do this using the range() function which</w:t>
      </w:r>
      <w:r w:rsidR="00066434">
        <w:t xml:space="preserve"> is used to generate a sequence of numbers. </w:t>
      </w:r>
      <w:proofErr w:type="gramStart"/>
      <w:r w:rsidR="00066434">
        <w:t>It’s</w:t>
      </w:r>
      <w:proofErr w:type="gramEnd"/>
      <w:r w:rsidR="00066434">
        <w:t xml:space="preserve"> general form is range(start,  stop , step] where</w:t>
      </w:r>
      <w:r w:rsidR="00310137">
        <w:t xml:space="preserve"> the use of the</w:t>
      </w:r>
      <w:r w:rsidR="00066434">
        <w:t xml:space="preserve"> ‘start’ and ‘stop’ are optional.</w:t>
      </w:r>
      <w:r w:rsidR="003F1D8C">
        <w:t xml:space="preserve"> </w:t>
      </w:r>
      <w:proofErr w:type="gramStart"/>
      <w:r w:rsidR="003F1D8C">
        <w:t>So</w:t>
      </w:r>
      <w:proofErr w:type="gramEnd"/>
      <w:r w:rsidR="003F1D8C">
        <w:t xml:space="preserve"> to print the first 10 squares, </w:t>
      </w:r>
      <w:r w:rsidR="003F1D8C" w:rsidRPr="003F1D8C">
        <w:rPr>
          <w:b/>
          <w:i/>
        </w:rPr>
        <w:t>starting at 0 use</w:t>
      </w:r>
      <w:r w:rsidR="003F1D8C">
        <w:t>:</w:t>
      </w:r>
    </w:p>
    <w:p w14:paraId="293A7AB6" w14:textId="77777777" w:rsidR="003F1D8C" w:rsidRDefault="003F1D8C" w:rsidP="003F1D8C">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0981104"/>
      </w:pPr>
      <w:r>
        <w:rPr>
          <w:color w:val="000088"/>
        </w:rPr>
        <w:t>for</w:t>
      </w:r>
      <w:r>
        <w:rPr>
          <w:color w:val="000000"/>
        </w:rPr>
        <w:t xml:space="preserve"> x </w:t>
      </w:r>
      <w:r>
        <w:rPr>
          <w:color w:val="000088"/>
        </w:rPr>
        <w:t>in</w:t>
      </w:r>
      <w:r>
        <w:rPr>
          <w:color w:val="000000"/>
        </w:rPr>
        <w:t xml:space="preserve"> range</w:t>
      </w:r>
      <w:r>
        <w:rPr>
          <w:color w:val="666600"/>
        </w:rPr>
        <w:t>(</w:t>
      </w:r>
      <w:r>
        <w:rPr>
          <w:color w:val="006666"/>
        </w:rPr>
        <w:t>10</w:t>
      </w:r>
      <w:r>
        <w:rPr>
          <w:color w:val="666600"/>
        </w:rPr>
        <w:t>):</w:t>
      </w:r>
    </w:p>
    <w:p w14:paraId="43824E37" w14:textId="1D9A3F91" w:rsidR="003F1D8C" w:rsidRDefault="003F1D8C" w:rsidP="003F1D8C">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0981104"/>
      </w:pPr>
      <w:r>
        <w:rPr>
          <w:color w:val="000000"/>
        </w:rPr>
        <w:t xml:space="preserve">    </w:t>
      </w:r>
      <w:r>
        <w:rPr>
          <w:color w:val="000088"/>
        </w:rPr>
        <w:t>print</w:t>
      </w:r>
      <w:r>
        <w:rPr>
          <w:color w:val="666600"/>
        </w:rPr>
        <w:t>(</w:t>
      </w:r>
      <w:r>
        <w:rPr>
          <w:color w:val="000000"/>
        </w:rPr>
        <w:t>x</w:t>
      </w:r>
      <w:r>
        <w:rPr>
          <w:color w:val="666600"/>
        </w:rPr>
        <w:t>*</w:t>
      </w:r>
      <w:r>
        <w:rPr>
          <w:color w:val="000000"/>
        </w:rPr>
        <w:t>x</w:t>
      </w:r>
      <w:r>
        <w:rPr>
          <w:color w:val="666600"/>
        </w:rPr>
        <w:t>)</w:t>
      </w:r>
    </w:p>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CellMar>
          <w:top w:w="57" w:type="dxa"/>
          <w:bottom w:w="57" w:type="dxa"/>
        </w:tblCellMar>
        <w:tblLook w:val="04A0" w:firstRow="1" w:lastRow="0" w:firstColumn="1" w:lastColumn="0" w:noHBand="0" w:noVBand="1"/>
      </w:tblPr>
      <w:tblGrid>
        <w:gridCol w:w="8996"/>
      </w:tblGrid>
      <w:tr w:rsidR="00A07503" w:rsidRPr="008B4A7A" w14:paraId="2E1401B4" w14:textId="77777777" w:rsidTr="007F31F6">
        <w:tc>
          <w:tcPr>
            <w:tcW w:w="9016" w:type="dxa"/>
            <w:shd w:val="clear" w:color="auto" w:fill="DBE5F1" w:themeFill="accent1" w:themeFillTint="33"/>
          </w:tcPr>
          <w:p w14:paraId="045F5E59" w14:textId="5BF6A932" w:rsidR="00A07503" w:rsidRDefault="00A07503" w:rsidP="00A07503">
            <w:r>
              <w:t>To demonstrate range() with its optional parameters:</w:t>
            </w:r>
          </w:p>
          <w:p w14:paraId="20C5C0D4" w14:textId="77777777" w:rsidR="007F31F6" w:rsidRDefault="007F31F6" w:rsidP="00A07503"/>
          <w:p w14:paraId="59B32923" w14:textId="77777777" w:rsidR="00A07503" w:rsidRDefault="00A07503" w:rsidP="00A07503">
            <w:pPr>
              <w:ind w:firstLine="720"/>
            </w:pPr>
            <w:r>
              <w:t>for x in range(3,10):</w:t>
            </w:r>
          </w:p>
          <w:p w14:paraId="493E1561" w14:textId="5D833A70" w:rsidR="00A07503" w:rsidRDefault="00A07503" w:rsidP="00A07503">
            <w:r>
              <w:t xml:space="preserve">    </w:t>
            </w:r>
            <w:r>
              <w:tab/>
              <w:t xml:space="preserve">    print(x)</w:t>
            </w:r>
          </w:p>
          <w:p w14:paraId="0E65C816" w14:textId="77777777" w:rsidR="007F31F6" w:rsidRDefault="007F31F6" w:rsidP="00A07503"/>
          <w:p w14:paraId="6DC71921" w14:textId="71B9AEF5" w:rsidR="00A07503" w:rsidRDefault="00A07503" w:rsidP="00A07503">
            <w:r>
              <w:t>would give 3,4,5,6,7,8,9</w:t>
            </w:r>
          </w:p>
          <w:p w14:paraId="7B79EB54" w14:textId="77777777" w:rsidR="007F31F6" w:rsidRDefault="007F31F6" w:rsidP="00A07503"/>
          <w:p w14:paraId="0A1C009A" w14:textId="77777777" w:rsidR="00A07503" w:rsidRDefault="00A07503" w:rsidP="00A07503">
            <w:r>
              <w:tab/>
              <w:t>for x in range(1, 15, 2):</w:t>
            </w:r>
          </w:p>
          <w:p w14:paraId="6F4FBFED" w14:textId="0F45FF50" w:rsidR="00A07503" w:rsidRDefault="00A07503" w:rsidP="00A07503">
            <w:r>
              <w:tab/>
              <w:t xml:space="preserve">    print(x)</w:t>
            </w:r>
          </w:p>
          <w:p w14:paraId="0B60550A" w14:textId="77777777" w:rsidR="007F31F6" w:rsidRDefault="007F31F6" w:rsidP="00A07503"/>
          <w:p w14:paraId="2A30D2CE" w14:textId="5FF26D96" w:rsidR="00A07503" w:rsidRPr="00A07503" w:rsidRDefault="00A07503" w:rsidP="00A07503">
            <w:r>
              <w:t>would give 1,3,5,7,9,11,13</w:t>
            </w:r>
          </w:p>
        </w:tc>
      </w:tr>
    </w:tbl>
    <w:p w14:paraId="615C35CE" w14:textId="04A297D5" w:rsidR="00A07503" w:rsidRDefault="00A07503" w:rsidP="0077672C">
      <w:pPr>
        <w:rPr>
          <w:ins w:id="145" w:author="John Palmer" w:date="2019-05-30T17:30:00Z"/>
        </w:rPr>
      </w:pPr>
    </w:p>
    <w:p w14:paraId="6CA76B64" w14:textId="58991400" w:rsidR="00B8182D" w:rsidRDefault="00B8182D" w:rsidP="0077672C">
      <w:pPr>
        <w:rPr>
          <w:ins w:id="146" w:author="John Palmer" w:date="2019-05-30T17:24:00Z"/>
        </w:rPr>
      </w:pPr>
      <w:ins w:id="147" w:author="John Palmer" w:date="2019-05-30T17:30:00Z">
        <w:r>
          <w:rPr>
            <w:noProof/>
          </w:rPr>
          <w:lastRenderedPageBreak/>
          <mc:AlternateContent>
            <mc:Choice Requires="wps">
              <w:drawing>
                <wp:inline distT="0" distB="0" distL="0" distR="0" wp14:anchorId="03A11DB1" wp14:editId="123C32D5">
                  <wp:extent cx="5753100" cy="514350"/>
                  <wp:effectExtent l="0" t="0" r="19050" b="22860"/>
                  <wp:docPr id="17" name="Text Box 17"/>
                  <wp:cNvGraphicFramePr/>
                  <a:graphic xmlns:a="http://schemas.openxmlformats.org/drawingml/2006/main">
                    <a:graphicData uri="http://schemas.microsoft.com/office/word/2010/wordprocessingShape">
                      <wps:wsp>
                        <wps:cNvSpPr txBox="1"/>
                        <wps:spPr bwMode="auto">
                          <a:xfrm>
                            <a:off x="0" y="0"/>
                            <a:ext cx="5753100" cy="514350"/>
                          </a:xfrm>
                          <a:prstGeom prst="rect">
                            <a:avLst/>
                          </a:prstGeom>
                          <a:solidFill>
                            <a:schemeClr val="accent2">
                              <a:lumMod val="20000"/>
                              <a:lumOff val="80000"/>
                            </a:schemeClr>
                          </a:solidFill>
                          <a:ln w="19050">
                            <a:solidFill>
                              <a:schemeClr val="accent2"/>
                            </a:solidFill>
                            <a:miter lim="800000"/>
                            <a:headEnd/>
                            <a:tailEnd/>
                          </a:ln>
                        </wps:spPr>
                        <wps:txbx>
                          <w:txbxContent>
                            <w:p w14:paraId="523E3F00" w14:textId="77777777" w:rsidR="00B8182D" w:rsidRPr="00B8182D" w:rsidRDefault="00B8182D" w:rsidP="00B8182D">
                              <w:pPr>
                                <w:pStyle w:val="md-end-block"/>
                                <w:spacing w:before="192" w:beforeAutospacing="0" w:after="192" w:afterAutospacing="0"/>
                                <w:rPr>
                                  <w:ins w:id="148" w:author="John Palmer" w:date="2019-05-30T17:30:00Z"/>
                                  <w:rFonts w:ascii="Helvetica" w:hAnsi="Helvetica" w:cs="Helvetica"/>
                                  <w:b/>
                                  <w:color w:val="333333"/>
                                  <w:sz w:val="28"/>
                                  <w:szCs w:val="28"/>
                                  <w:rPrChange w:id="149" w:author="John Palmer" w:date="2019-05-30T17:31:00Z">
                                    <w:rPr>
                                      <w:ins w:id="150" w:author="John Palmer" w:date="2019-05-30T17:30:00Z"/>
                                      <w:rFonts w:ascii="Helvetica" w:hAnsi="Helvetica" w:cs="Helvetica"/>
                                      <w:color w:val="333333"/>
                                    </w:rPr>
                                  </w:rPrChange>
                                </w:rPr>
                              </w:pPr>
                              <w:ins w:id="151" w:author="John Palmer" w:date="2019-05-30T17:30:00Z">
                                <w:r w:rsidRPr="00B8182D">
                                  <w:rPr>
                                    <w:rStyle w:val="md-plain"/>
                                    <w:rFonts w:ascii="Helvetica" w:hAnsi="Helvetica" w:cs="Helvetica"/>
                                    <w:b/>
                                    <w:color w:val="333333"/>
                                    <w:sz w:val="28"/>
                                    <w:szCs w:val="28"/>
                                    <w:rPrChange w:id="152" w:author="John Palmer" w:date="2019-05-30T17:31:00Z">
                                      <w:rPr>
                                        <w:rStyle w:val="md-plain"/>
                                        <w:rFonts w:ascii="Helvetica" w:hAnsi="Helvetica" w:cs="Helvetica"/>
                                        <w:color w:val="333333"/>
                                      </w:rPr>
                                    </w:rPrChange>
                                  </w:rPr>
                                  <w:t>List Comprehensions</w:t>
                                </w:r>
                              </w:ins>
                            </w:p>
                            <w:p w14:paraId="3903CEF9" w14:textId="77777777" w:rsidR="00B8182D" w:rsidRDefault="00B8182D" w:rsidP="00B8182D">
                              <w:pPr>
                                <w:pStyle w:val="md-end-block"/>
                                <w:spacing w:before="192" w:beforeAutospacing="0" w:after="192" w:afterAutospacing="0"/>
                                <w:rPr>
                                  <w:ins w:id="153" w:author="John Palmer" w:date="2019-05-30T17:30:00Z"/>
                                  <w:rFonts w:ascii="Helvetica" w:hAnsi="Helvetica" w:cs="Helvetica"/>
                                  <w:color w:val="333333"/>
                                </w:rPr>
                              </w:pPr>
                              <w:ins w:id="154" w:author="John Palmer" w:date="2019-05-30T17:30:00Z">
                                <w:r>
                                  <w:rPr>
                                    <w:rStyle w:val="md-plain"/>
                                    <w:rFonts w:ascii="Helvetica" w:hAnsi="Helvetica" w:cs="Helvetica"/>
                                    <w:color w:val="333333"/>
                                  </w:rPr>
                                  <w:t>As we've just looked at lists and looping through them, this is as good a place as any to talk about list comprehensions. This is an interesting construct that allows you to operate on a list (or lists) with a single line.</w:t>
                                </w:r>
                              </w:ins>
                            </w:p>
                            <w:p w14:paraId="6227F67B" w14:textId="77777777" w:rsidR="00B8182D" w:rsidRDefault="00B8182D" w:rsidP="00B8182D">
                              <w:pPr>
                                <w:pStyle w:val="md-end-block"/>
                                <w:spacing w:before="192" w:beforeAutospacing="0" w:after="192" w:afterAutospacing="0"/>
                                <w:rPr>
                                  <w:ins w:id="155" w:author="John Palmer" w:date="2019-05-30T17:30:00Z"/>
                                  <w:rFonts w:ascii="Helvetica" w:hAnsi="Helvetica" w:cs="Helvetica"/>
                                  <w:color w:val="333333"/>
                                </w:rPr>
                              </w:pPr>
                              <w:ins w:id="156" w:author="John Palmer" w:date="2019-05-30T17:30:00Z">
                                <w:r>
                                  <w:rPr>
                                    <w:rStyle w:val="md-plain"/>
                                    <w:rFonts w:ascii="Helvetica" w:hAnsi="Helvetica" w:cs="Helvetica"/>
                                    <w:color w:val="333333"/>
                                  </w:rPr>
                                  <w:t>It's very powerful but can make the code harder to read - use at your discretion.</w:t>
                                </w:r>
                              </w:ins>
                            </w:p>
                            <w:p w14:paraId="3227A639" w14:textId="77777777" w:rsidR="00B8182D" w:rsidRDefault="00B8182D" w:rsidP="00B8182D">
                              <w:pPr>
                                <w:pStyle w:val="md-end-block"/>
                                <w:spacing w:before="192" w:beforeAutospacing="0" w:after="192" w:afterAutospacing="0"/>
                                <w:rPr>
                                  <w:ins w:id="157" w:author="John Palmer" w:date="2019-05-30T17:30:00Z"/>
                                  <w:rFonts w:ascii="Helvetica" w:hAnsi="Helvetica" w:cs="Helvetica"/>
                                  <w:color w:val="333333"/>
                                </w:rPr>
                              </w:pPr>
                              <w:ins w:id="158" w:author="John Palmer" w:date="2019-05-30T17:30:00Z">
                                <w:r>
                                  <w:rPr>
                                    <w:rStyle w:val="md-plain"/>
                                    <w:rFonts w:ascii="Helvetica" w:hAnsi="Helvetica" w:cs="Helvetica"/>
                                    <w:color w:val="333333"/>
                                  </w:rPr>
                                  <w:t>The form looks a bit like a list itself and goes something like:</w:t>
                                </w:r>
                              </w:ins>
                            </w:p>
                            <w:p w14:paraId="3620B4DF" w14:textId="3036041F" w:rsidR="00B8182D" w:rsidRDefault="00B8182D" w:rsidP="00B8182D">
                              <w:pPr>
                                <w:pStyle w:val="md-end-block"/>
                                <w:spacing w:before="192" w:beforeAutospacing="0" w:after="192" w:afterAutospacing="0"/>
                                <w:rPr>
                                  <w:ins w:id="159" w:author="John Palmer" w:date="2019-05-30T17:30:00Z"/>
                                  <w:rFonts w:ascii="Helvetica" w:hAnsi="Helvetica" w:cs="Helvetica"/>
                                  <w:color w:val="333333"/>
                                </w:rPr>
                              </w:pPr>
                              <w:ins w:id="160" w:author="John Palmer" w:date="2019-05-30T17:30:00Z">
                                <w:r>
                                  <w:rPr>
                                    <w:rStyle w:val="md-tab"/>
                                    <w:rFonts w:ascii="Helvetica" w:hAnsi="Helvetica" w:cs="Helvetica"/>
                                    <w:color w:val="333333"/>
                                  </w:rPr>
                                  <w:tab/>
                                </w:r>
                                <w:proofErr w:type="spellStart"/>
                                <w:r>
                                  <w:rPr>
                                    <w:rStyle w:val="md-plain"/>
                                    <w:rFonts w:ascii="Helvetica" w:hAnsi="Helvetica" w:cs="Helvetica"/>
                                    <w:color w:val="333333"/>
                                  </w:rPr>
                                  <w:t>new_list</w:t>
                                </w:r>
                                <w:proofErr w:type="spellEnd"/>
                                <w:r>
                                  <w:rPr>
                                    <w:rStyle w:val="md-plain"/>
                                    <w:rFonts w:ascii="Helvetica" w:hAnsi="Helvetica" w:cs="Helvetica"/>
                                    <w:color w:val="333333"/>
                                  </w:rPr>
                                  <w:t xml:space="preserve"> = [an expression </w:t>
                                </w:r>
                                <w:proofErr w:type="spellStart"/>
                                <w:r>
                                  <w:rPr>
                                    <w:rStyle w:val="md-plain"/>
                                    <w:rFonts w:ascii="Helvetica" w:hAnsi="Helvetica" w:cs="Helvetica"/>
                                    <w:color w:val="333333"/>
                                  </w:rPr>
                                  <w:t>a_for_loop</w:t>
                                </w:r>
                                <w:proofErr w:type="spellEnd"/>
                                <w:r>
                                  <w:rPr>
                                    <w:rStyle w:val="md-plain"/>
                                    <w:rFonts w:ascii="Helvetica" w:hAnsi="Helvetica" w:cs="Helvetica"/>
                                    <w:color w:val="333333"/>
                                  </w:rPr>
                                  <w:t xml:space="preserve"> </w:t>
                                </w:r>
                                <w:proofErr w:type="spellStart"/>
                                <w:r>
                                  <w:rPr>
                                    <w:rStyle w:val="md-plain"/>
                                    <w:rFonts w:ascii="Helvetica" w:hAnsi="Helvetica" w:cs="Helvetica"/>
                                    <w:color w:val="333333"/>
                                  </w:rPr>
                                  <w:t>some_conditions</w:t>
                                </w:r>
                                <w:proofErr w:type="spellEnd"/>
                                <w:r>
                                  <w:rPr>
                                    <w:rStyle w:val="md-plain"/>
                                    <w:rFonts w:ascii="Helvetica" w:hAnsi="Helvetica" w:cs="Helvetica"/>
                                    <w:color w:val="333333"/>
                                  </w:rPr>
                                  <w:t>]</w:t>
                                </w:r>
                              </w:ins>
                            </w:p>
                            <w:p w14:paraId="1FC79286" w14:textId="77777777" w:rsidR="00B8182D" w:rsidRDefault="00B8182D" w:rsidP="00B8182D">
                              <w:pPr>
                                <w:pStyle w:val="md-end-block"/>
                                <w:spacing w:before="192" w:beforeAutospacing="0" w:after="192" w:afterAutospacing="0"/>
                                <w:rPr>
                                  <w:ins w:id="161" w:author="John Palmer" w:date="2019-05-30T17:30:00Z"/>
                                  <w:rFonts w:ascii="Helvetica" w:hAnsi="Helvetica" w:cs="Helvetica"/>
                                  <w:color w:val="333333"/>
                                </w:rPr>
                              </w:pPr>
                              <w:ins w:id="162" w:author="John Palmer" w:date="2019-05-30T17:30:00Z">
                                <w:r>
                                  <w:rPr>
                                    <w:rStyle w:val="md-plain"/>
                                    <w:rFonts w:ascii="Helvetica" w:hAnsi="Helvetica" w:cs="Helvetica"/>
                                    <w:color w:val="333333"/>
                                  </w:rPr>
                                  <w:t>OK, that's as clear as mud. Let's have a look at a simple example.</w:t>
                                </w:r>
                              </w:ins>
                            </w:p>
                            <w:p w14:paraId="464CEB68" w14:textId="77777777" w:rsidR="00B8182D" w:rsidRDefault="00B8182D" w:rsidP="00B8182D">
                              <w:pPr>
                                <w:pStyle w:val="md-end-block"/>
                                <w:spacing w:before="192" w:beforeAutospacing="0" w:after="192" w:afterAutospacing="0"/>
                                <w:rPr>
                                  <w:ins w:id="163" w:author="John Palmer" w:date="2019-05-30T17:30:00Z"/>
                                  <w:rFonts w:ascii="Helvetica" w:hAnsi="Helvetica" w:cs="Helvetica"/>
                                  <w:color w:val="333333"/>
                                </w:rPr>
                              </w:pPr>
                              <w:ins w:id="164" w:author="John Palmer" w:date="2019-05-30T17:30:00Z">
                                <w:r>
                                  <w:rPr>
                                    <w:rStyle w:val="md-plain"/>
                                    <w:rFonts w:ascii="Helvetica" w:hAnsi="Helvetica" w:cs="Helvetica"/>
                                    <w:color w:val="333333"/>
                                  </w:rPr>
                                  <w:t xml:space="preserve">Assume we have a list: </w:t>
                                </w:r>
                                <w:proofErr w:type="spellStart"/>
                                <w:r>
                                  <w:rPr>
                                    <w:rStyle w:val="md-plain"/>
                                    <w:rFonts w:ascii="Helvetica" w:hAnsi="Helvetica" w:cs="Helvetica"/>
                                    <w:color w:val="333333"/>
                                  </w:rPr>
                                  <w:t>my_list</w:t>
                                </w:r>
                                <w:proofErr w:type="spellEnd"/>
                                <w:r>
                                  <w:rPr>
                                    <w:rStyle w:val="md-plain"/>
                                    <w:rFonts w:ascii="Helvetica" w:hAnsi="Helvetica" w:cs="Helvetica"/>
                                    <w:color w:val="333333"/>
                                  </w:rPr>
                                  <w:t xml:space="preserve">=['the', 'boy', 'stood', 'on', 'the', 'burning', 'deck'], and we want to make </w:t>
                                </w:r>
                                <w:proofErr w:type="gramStart"/>
                                <w:r>
                                  <w:rPr>
                                    <w:rStyle w:val="md-plain"/>
                                    <w:rFonts w:ascii="Helvetica" w:hAnsi="Helvetica" w:cs="Helvetica"/>
                                    <w:color w:val="333333"/>
                                  </w:rPr>
                                  <w:t>all of</w:t>
                                </w:r>
                                <w:proofErr w:type="gramEnd"/>
                                <w:r>
                                  <w:rPr>
                                    <w:rStyle w:val="md-plain"/>
                                    <w:rFonts w:ascii="Helvetica" w:hAnsi="Helvetica" w:cs="Helvetica"/>
                                    <w:color w:val="333333"/>
                                  </w:rPr>
                                  <w:t xml:space="preserve"> the strings capitalised. We could write a loop to do this, but we can also use list comprehensions:</w:t>
                                </w:r>
                              </w:ins>
                            </w:p>
                            <w:p w14:paraId="0FEFCEA0" w14:textId="410A7976" w:rsidR="00B8182D" w:rsidRDefault="00B8182D" w:rsidP="00B8182D">
                              <w:pPr>
                                <w:pStyle w:val="md-end-block"/>
                                <w:spacing w:before="192" w:beforeAutospacing="0" w:after="192" w:afterAutospacing="0"/>
                                <w:rPr>
                                  <w:ins w:id="165" w:author="John Palmer" w:date="2019-05-30T17:30:00Z"/>
                                  <w:rFonts w:ascii="Helvetica" w:hAnsi="Helvetica" w:cs="Helvetica"/>
                                  <w:color w:val="333333"/>
                                </w:rPr>
                              </w:pPr>
                              <w:ins w:id="166" w:author="John Palmer" w:date="2019-05-30T17:30:00Z">
                                <w:r>
                                  <w:rPr>
                                    <w:rStyle w:val="md-tab"/>
                                    <w:rFonts w:ascii="Helvetica" w:hAnsi="Helvetica" w:cs="Helvetica"/>
                                    <w:color w:val="333333"/>
                                  </w:rPr>
                                  <w:tab/>
                                </w:r>
                                <w:proofErr w:type="spellStart"/>
                                <w:r>
                                  <w:rPr>
                                    <w:rStyle w:val="md-plain"/>
                                    <w:rFonts w:ascii="Helvetica" w:hAnsi="Helvetica" w:cs="Helvetica"/>
                                    <w:color w:val="333333"/>
                                  </w:rPr>
                                  <w:t>cap_list</w:t>
                                </w:r>
                                <w:proofErr w:type="spellEnd"/>
                                <w:r>
                                  <w:rPr>
                                    <w:rStyle w:val="md-plain"/>
                                    <w:rFonts w:ascii="Helvetica" w:hAnsi="Helvetica" w:cs="Helvetica"/>
                                    <w:color w:val="333333"/>
                                  </w:rPr>
                                  <w:t xml:space="preserve"> = [</w:t>
                                </w:r>
                                <w:proofErr w:type="spellStart"/>
                                <w:r>
                                  <w:rPr>
                                    <w:rStyle w:val="md-plain"/>
                                    <w:rFonts w:ascii="Helvetica" w:hAnsi="Helvetica" w:cs="Helvetica"/>
                                    <w:color w:val="333333"/>
                                  </w:rPr>
                                  <w:t>wd.capitalize</w:t>
                                </w:r>
                                <w:proofErr w:type="spellEnd"/>
                                <w:r>
                                  <w:rPr>
                                    <w:rStyle w:val="md-plain"/>
                                    <w:rFonts w:ascii="Helvetica" w:hAnsi="Helvetica" w:cs="Helvetica"/>
                                    <w:color w:val="333333"/>
                                  </w:rPr>
                                  <w:t xml:space="preserve">() for </w:t>
                                </w:r>
                                <w:proofErr w:type="spellStart"/>
                                <w:r>
                                  <w:rPr>
                                    <w:rStyle w:val="md-plain"/>
                                    <w:rFonts w:ascii="Helvetica" w:hAnsi="Helvetica" w:cs="Helvetica"/>
                                    <w:color w:val="333333"/>
                                  </w:rPr>
                                  <w:t>wd</w:t>
                                </w:r>
                                <w:proofErr w:type="spellEnd"/>
                                <w:r>
                                  <w:rPr>
                                    <w:rStyle w:val="md-plain"/>
                                    <w:rFonts w:ascii="Helvetica" w:hAnsi="Helvetica" w:cs="Helvetica"/>
                                    <w:color w:val="333333"/>
                                  </w:rPr>
                                  <w:t xml:space="preserve"> in </w:t>
                                </w:r>
                                <w:proofErr w:type="spellStart"/>
                                <w:r>
                                  <w:rPr>
                                    <w:rStyle w:val="md-plain"/>
                                    <w:rFonts w:ascii="Helvetica" w:hAnsi="Helvetica" w:cs="Helvetica"/>
                                    <w:color w:val="333333"/>
                                  </w:rPr>
                                  <w:t>my_list</w:t>
                                </w:r>
                                <w:proofErr w:type="spellEnd"/>
                                <w:r>
                                  <w:rPr>
                                    <w:rStyle w:val="md-plain"/>
                                    <w:rFonts w:ascii="Helvetica" w:hAnsi="Helvetica" w:cs="Helvetica"/>
                                    <w:color w:val="333333"/>
                                  </w:rPr>
                                  <w:t>]</w:t>
                                </w:r>
                              </w:ins>
                            </w:p>
                            <w:p w14:paraId="7DD67B6E" w14:textId="77777777" w:rsidR="00B8182D" w:rsidRDefault="00B8182D" w:rsidP="00B8182D">
                              <w:pPr>
                                <w:pStyle w:val="md-end-block"/>
                                <w:spacing w:before="192" w:beforeAutospacing="0" w:after="192" w:afterAutospacing="0"/>
                                <w:rPr>
                                  <w:ins w:id="167" w:author="John Palmer" w:date="2019-05-30T17:30:00Z"/>
                                  <w:rFonts w:ascii="Helvetica" w:hAnsi="Helvetica" w:cs="Helvetica"/>
                                  <w:color w:val="333333"/>
                                </w:rPr>
                              </w:pPr>
                              <w:ins w:id="168" w:author="John Palmer" w:date="2019-05-30T17:30:00Z">
                                <w:r>
                                  <w:rPr>
                                    <w:rStyle w:val="md-plain"/>
                                    <w:rFonts w:ascii="Helvetica" w:hAnsi="Helvetica" w:cs="Helvetica"/>
                                    <w:color w:val="333333"/>
                                  </w:rPr>
                                  <w:t xml:space="preserve">This gives us the new </w:t>
                                </w:r>
                                <w:proofErr w:type="spellStart"/>
                                <w:r>
                                  <w:rPr>
                                    <w:rStyle w:val="md-plain"/>
                                    <w:rFonts w:ascii="Helvetica" w:hAnsi="Helvetica" w:cs="Helvetica"/>
                                    <w:color w:val="333333"/>
                                  </w:rPr>
                                  <w:t>cap_list</w:t>
                                </w:r>
                                <w:proofErr w:type="spellEnd"/>
                                <w:r>
                                  <w:rPr>
                                    <w:rStyle w:val="md-plain"/>
                                    <w:rFonts w:ascii="Helvetica" w:hAnsi="Helvetica" w:cs="Helvetica"/>
                                    <w:color w:val="333333"/>
                                  </w:rPr>
                                  <w:t xml:space="preserve"> containing: ['The', 'Boy', 'Stood', 'On', 'The', 'Burning', 'Deck']</w:t>
                                </w:r>
                              </w:ins>
                            </w:p>
                            <w:p w14:paraId="284A2AB7" w14:textId="77777777" w:rsidR="00B8182D" w:rsidRDefault="00B8182D" w:rsidP="00B8182D">
                              <w:pPr>
                                <w:pStyle w:val="md-end-block"/>
                                <w:spacing w:before="192" w:beforeAutospacing="0" w:after="192" w:afterAutospacing="0"/>
                                <w:rPr>
                                  <w:ins w:id="169" w:author="John Palmer" w:date="2019-05-30T17:30:00Z"/>
                                  <w:rFonts w:ascii="Helvetica" w:hAnsi="Helvetica" w:cs="Helvetica"/>
                                  <w:color w:val="333333"/>
                                </w:rPr>
                              </w:pPr>
                              <w:ins w:id="170" w:author="John Palmer" w:date="2019-05-30T17:30:00Z">
                                <w:r>
                                  <w:rPr>
                                    <w:rStyle w:val="md-plain"/>
                                    <w:rFonts w:ascii="Helvetica" w:hAnsi="Helvetica" w:cs="Helvetica"/>
                                    <w:color w:val="333333"/>
                                  </w:rPr>
                                  <w:t>How about is we wanted to produce the cubes of the first 9 primes (a=[1,2,3,5,7,11,13,17,19])</w:t>
                                </w:r>
                              </w:ins>
                            </w:p>
                            <w:p w14:paraId="40557CC8" w14:textId="11AF9269" w:rsidR="00B8182D" w:rsidRDefault="00B8182D" w:rsidP="00B8182D">
                              <w:pPr>
                                <w:pStyle w:val="md-end-block"/>
                                <w:spacing w:before="192" w:beforeAutospacing="0" w:after="192" w:afterAutospacing="0"/>
                                <w:rPr>
                                  <w:ins w:id="171" w:author="John Palmer" w:date="2019-05-30T17:30:00Z"/>
                                  <w:rFonts w:ascii="Helvetica" w:hAnsi="Helvetica" w:cs="Helvetica"/>
                                  <w:color w:val="333333"/>
                                </w:rPr>
                              </w:pPr>
                              <w:ins w:id="172" w:author="John Palmer" w:date="2019-05-30T17:30:00Z">
                                <w:r>
                                  <w:rPr>
                                    <w:rStyle w:val="md-tab"/>
                                    <w:rFonts w:ascii="Helvetica" w:hAnsi="Helvetica" w:cs="Helvetica"/>
                                    <w:color w:val="333333"/>
                                  </w:rPr>
                                  <w:tab/>
                                </w:r>
                                <w:r>
                                  <w:rPr>
                                    <w:rStyle w:val="md-plain"/>
                                    <w:rFonts w:ascii="Helvetica" w:hAnsi="Helvetica" w:cs="Helvetica"/>
                                    <w:color w:val="333333"/>
                                  </w:rPr>
                                  <w:t>print([x**3 for x in a]) gives [1, 8, 27, 125, 343, 1331, 2197, 4913, 6859]</w:t>
                                </w:r>
                              </w:ins>
                            </w:p>
                            <w:p w14:paraId="2AA0D761" w14:textId="77777777" w:rsidR="00B8182D" w:rsidRDefault="00B8182D" w:rsidP="00B8182D">
                              <w:pPr>
                                <w:pStyle w:val="md-end-block"/>
                                <w:spacing w:before="192" w:beforeAutospacing="0" w:after="192" w:afterAutospacing="0"/>
                                <w:rPr>
                                  <w:ins w:id="173" w:author="John Palmer" w:date="2019-05-30T17:30:00Z"/>
                                  <w:rFonts w:ascii="Helvetica" w:hAnsi="Helvetica" w:cs="Helvetica"/>
                                  <w:color w:val="333333"/>
                                </w:rPr>
                              </w:pPr>
                              <w:ins w:id="174" w:author="John Palmer" w:date="2019-05-30T17:30:00Z">
                                <w:r>
                                  <w:rPr>
                                    <w:rStyle w:val="md-plain"/>
                                    <w:rFonts w:ascii="Helvetica" w:hAnsi="Helvetica" w:cs="Helvetica"/>
                                    <w:color w:val="333333"/>
                                  </w:rPr>
                                  <w:t>But there's more! let's say we have 2 lists a=[1,2,3,5,7,11,13,17,19] and b=[1,2,3,4,5,6,7,8,9,10] and we'd like to see what numbers are common to each: we can just use:</w:t>
                                </w:r>
                              </w:ins>
                            </w:p>
                            <w:p w14:paraId="77736C17" w14:textId="1E7984B6" w:rsidR="00B8182D" w:rsidRDefault="00B8182D" w:rsidP="00B8182D">
                              <w:pPr>
                                <w:pStyle w:val="md-end-block"/>
                                <w:spacing w:before="192" w:beforeAutospacing="0" w:after="192" w:afterAutospacing="0"/>
                                <w:rPr>
                                  <w:ins w:id="175" w:author="John Palmer" w:date="2019-05-30T17:30:00Z"/>
                                  <w:rFonts w:ascii="Helvetica" w:hAnsi="Helvetica" w:cs="Helvetica"/>
                                  <w:color w:val="333333"/>
                                </w:rPr>
                              </w:pPr>
                              <w:ins w:id="176" w:author="John Palmer" w:date="2019-05-30T17:30:00Z">
                                <w:r>
                                  <w:rPr>
                                    <w:rStyle w:val="md-tab"/>
                                    <w:rFonts w:ascii="Helvetica" w:hAnsi="Helvetica" w:cs="Helvetica"/>
                                    <w:color w:val="333333"/>
                                  </w:rPr>
                                  <w:tab/>
                                </w:r>
                                <w:proofErr w:type="spellStart"/>
                                <w:r>
                                  <w:rPr>
                                    <w:rStyle w:val="md-plain"/>
                                    <w:rFonts w:ascii="Helvetica" w:hAnsi="Helvetica" w:cs="Helvetica"/>
                                    <w:color w:val="333333"/>
                                  </w:rPr>
                                  <w:t>common_list</w:t>
                                </w:r>
                                <w:proofErr w:type="spellEnd"/>
                                <w:r>
                                  <w:rPr>
                                    <w:rStyle w:val="md-plain"/>
                                    <w:rFonts w:ascii="Helvetica" w:hAnsi="Helvetica" w:cs="Helvetica"/>
                                    <w:color w:val="333333"/>
                                  </w:rPr>
                                  <w:t xml:space="preserve"> = [x for x in a for y in b if x=y]</w:t>
                                </w:r>
                              </w:ins>
                            </w:p>
                            <w:p w14:paraId="2206B5FA" w14:textId="77777777" w:rsidR="00B8182D" w:rsidRDefault="00B8182D" w:rsidP="00B8182D">
                              <w:pPr>
                                <w:pStyle w:val="md-end-block"/>
                                <w:spacing w:before="192" w:beforeAutospacing="0" w:after="192" w:afterAutospacing="0"/>
                                <w:rPr>
                                  <w:ins w:id="177" w:author="John Palmer" w:date="2019-05-30T17:30:00Z"/>
                                  <w:rFonts w:ascii="Helvetica" w:hAnsi="Helvetica" w:cs="Helvetica"/>
                                  <w:color w:val="333333"/>
                                </w:rPr>
                              </w:pPr>
                              <w:ins w:id="178" w:author="John Palmer" w:date="2019-05-30T17:30:00Z">
                                <w:r>
                                  <w:rPr>
                                    <w:rStyle w:val="md-plain"/>
                                    <w:rFonts w:ascii="Helvetica" w:hAnsi="Helvetica" w:cs="Helvetica"/>
                                    <w:color w:val="333333"/>
                                  </w:rPr>
                                  <w:t>Which gives - [1, 2, 3, 5, 7]</w:t>
                                </w:r>
                              </w:ins>
                            </w:p>
                            <w:p w14:paraId="3C38E1E7" w14:textId="77777777" w:rsidR="00B8182D" w:rsidRDefault="00B818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3A11DB1" id="Text Box 17" o:spid="_x0000_s1034" type="#_x0000_t202" style="width:453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" fillcolor="#f2dbdb [661]" strokecolor="#c0504d [3205]" strokeweight="1.5pt">
                  <v:textbox style="mso-fit-shape-to-text:t">
                    <w:txbxContent>
                      <w:p w14:paraId="523E3F00" w14:textId="77777777" w:rsidR="00B8182D" w:rsidRPr="00B8182D" w:rsidRDefault="00B8182D" w:rsidP="00B8182D">
                        <w:pPr>
                          <w:pStyle w:val="md-end-block"/>
                          <w:spacing w:before="192" w:beforeAutospacing="0" w:after="192" w:afterAutospacing="0"/>
                          <w:rPr>
                            <w:ins w:id="179" w:author="John Palmer" w:date="2019-05-30T17:30:00Z"/>
                            <w:rFonts w:ascii="Helvetica" w:hAnsi="Helvetica" w:cs="Helvetica"/>
                            <w:b/>
                            <w:color w:val="333333"/>
                            <w:sz w:val="28"/>
                            <w:szCs w:val="28"/>
                            <w:rPrChange w:id="180" w:author="John Palmer" w:date="2019-05-30T17:31:00Z">
                              <w:rPr>
                                <w:ins w:id="181" w:author="John Palmer" w:date="2019-05-30T17:30:00Z"/>
                                <w:rFonts w:ascii="Helvetica" w:hAnsi="Helvetica" w:cs="Helvetica"/>
                                <w:color w:val="333333"/>
                              </w:rPr>
                            </w:rPrChange>
                          </w:rPr>
                        </w:pPr>
                        <w:ins w:id="182" w:author="John Palmer" w:date="2019-05-30T17:30:00Z">
                          <w:r w:rsidRPr="00B8182D">
                            <w:rPr>
                              <w:rStyle w:val="md-plain"/>
                              <w:rFonts w:ascii="Helvetica" w:hAnsi="Helvetica" w:cs="Helvetica"/>
                              <w:b/>
                              <w:color w:val="333333"/>
                              <w:sz w:val="28"/>
                              <w:szCs w:val="28"/>
                              <w:rPrChange w:id="183" w:author="John Palmer" w:date="2019-05-30T17:31:00Z">
                                <w:rPr>
                                  <w:rStyle w:val="md-plain"/>
                                  <w:rFonts w:ascii="Helvetica" w:hAnsi="Helvetica" w:cs="Helvetica"/>
                                  <w:color w:val="333333"/>
                                </w:rPr>
                              </w:rPrChange>
                            </w:rPr>
                            <w:t>List Comprehensions</w:t>
                          </w:r>
                        </w:ins>
                      </w:p>
                      <w:p w14:paraId="3903CEF9" w14:textId="77777777" w:rsidR="00B8182D" w:rsidRDefault="00B8182D" w:rsidP="00B8182D">
                        <w:pPr>
                          <w:pStyle w:val="md-end-block"/>
                          <w:spacing w:before="192" w:beforeAutospacing="0" w:after="192" w:afterAutospacing="0"/>
                          <w:rPr>
                            <w:ins w:id="184" w:author="John Palmer" w:date="2019-05-30T17:30:00Z"/>
                            <w:rFonts w:ascii="Helvetica" w:hAnsi="Helvetica" w:cs="Helvetica"/>
                            <w:color w:val="333333"/>
                          </w:rPr>
                        </w:pPr>
                        <w:ins w:id="185" w:author="John Palmer" w:date="2019-05-30T17:30:00Z">
                          <w:r>
                            <w:rPr>
                              <w:rStyle w:val="md-plain"/>
                              <w:rFonts w:ascii="Helvetica" w:hAnsi="Helvetica" w:cs="Helvetica"/>
                              <w:color w:val="333333"/>
                            </w:rPr>
                            <w:t>As we've just looked at lists and looping through them, this is as good a place as any to talk about list comprehensions. This is an interesting construct that allows you to operate on a list (or lists) with a single line.</w:t>
                          </w:r>
                        </w:ins>
                      </w:p>
                      <w:p w14:paraId="6227F67B" w14:textId="77777777" w:rsidR="00B8182D" w:rsidRDefault="00B8182D" w:rsidP="00B8182D">
                        <w:pPr>
                          <w:pStyle w:val="md-end-block"/>
                          <w:spacing w:before="192" w:beforeAutospacing="0" w:after="192" w:afterAutospacing="0"/>
                          <w:rPr>
                            <w:ins w:id="186" w:author="John Palmer" w:date="2019-05-30T17:30:00Z"/>
                            <w:rFonts w:ascii="Helvetica" w:hAnsi="Helvetica" w:cs="Helvetica"/>
                            <w:color w:val="333333"/>
                          </w:rPr>
                        </w:pPr>
                        <w:ins w:id="187" w:author="John Palmer" w:date="2019-05-30T17:30:00Z">
                          <w:r>
                            <w:rPr>
                              <w:rStyle w:val="md-plain"/>
                              <w:rFonts w:ascii="Helvetica" w:hAnsi="Helvetica" w:cs="Helvetica"/>
                              <w:color w:val="333333"/>
                            </w:rPr>
                            <w:t>It's very powerful but can make the code harder to read - use at your discretion.</w:t>
                          </w:r>
                        </w:ins>
                      </w:p>
                      <w:p w14:paraId="3227A639" w14:textId="77777777" w:rsidR="00B8182D" w:rsidRDefault="00B8182D" w:rsidP="00B8182D">
                        <w:pPr>
                          <w:pStyle w:val="md-end-block"/>
                          <w:spacing w:before="192" w:beforeAutospacing="0" w:after="192" w:afterAutospacing="0"/>
                          <w:rPr>
                            <w:ins w:id="188" w:author="John Palmer" w:date="2019-05-30T17:30:00Z"/>
                            <w:rFonts w:ascii="Helvetica" w:hAnsi="Helvetica" w:cs="Helvetica"/>
                            <w:color w:val="333333"/>
                          </w:rPr>
                        </w:pPr>
                        <w:ins w:id="189" w:author="John Palmer" w:date="2019-05-30T17:30:00Z">
                          <w:r>
                            <w:rPr>
                              <w:rStyle w:val="md-plain"/>
                              <w:rFonts w:ascii="Helvetica" w:hAnsi="Helvetica" w:cs="Helvetica"/>
                              <w:color w:val="333333"/>
                            </w:rPr>
                            <w:t>The form looks a bit like a list itself and goes something like:</w:t>
                          </w:r>
                        </w:ins>
                      </w:p>
                      <w:p w14:paraId="3620B4DF" w14:textId="3036041F" w:rsidR="00B8182D" w:rsidRDefault="00B8182D" w:rsidP="00B8182D">
                        <w:pPr>
                          <w:pStyle w:val="md-end-block"/>
                          <w:spacing w:before="192" w:beforeAutospacing="0" w:after="192" w:afterAutospacing="0"/>
                          <w:rPr>
                            <w:ins w:id="190" w:author="John Palmer" w:date="2019-05-30T17:30:00Z"/>
                            <w:rFonts w:ascii="Helvetica" w:hAnsi="Helvetica" w:cs="Helvetica"/>
                            <w:color w:val="333333"/>
                          </w:rPr>
                        </w:pPr>
                        <w:ins w:id="191" w:author="John Palmer" w:date="2019-05-30T17:30:00Z">
                          <w:r>
                            <w:rPr>
                              <w:rStyle w:val="md-tab"/>
                              <w:rFonts w:ascii="Helvetica" w:hAnsi="Helvetica" w:cs="Helvetica"/>
                              <w:color w:val="333333"/>
                            </w:rPr>
                            <w:tab/>
                          </w:r>
                          <w:proofErr w:type="spellStart"/>
                          <w:r>
                            <w:rPr>
                              <w:rStyle w:val="md-plain"/>
                              <w:rFonts w:ascii="Helvetica" w:hAnsi="Helvetica" w:cs="Helvetica"/>
                              <w:color w:val="333333"/>
                            </w:rPr>
                            <w:t>new_list</w:t>
                          </w:r>
                          <w:proofErr w:type="spellEnd"/>
                          <w:r>
                            <w:rPr>
                              <w:rStyle w:val="md-plain"/>
                              <w:rFonts w:ascii="Helvetica" w:hAnsi="Helvetica" w:cs="Helvetica"/>
                              <w:color w:val="333333"/>
                            </w:rPr>
                            <w:t xml:space="preserve"> = [an expression </w:t>
                          </w:r>
                          <w:proofErr w:type="spellStart"/>
                          <w:r>
                            <w:rPr>
                              <w:rStyle w:val="md-plain"/>
                              <w:rFonts w:ascii="Helvetica" w:hAnsi="Helvetica" w:cs="Helvetica"/>
                              <w:color w:val="333333"/>
                            </w:rPr>
                            <w:t>a_for_loop</w:t>
                          </w:r>
                          <w:proofErr w:type="spellEnd"/>
                          <w:r>
                            <w:rPr>
                              <w:rStyle w:val="md-plain"/>
                              <w:rFonts w:ascii="Helvetica" w:hAnsi="Helvetica" w:cs="Helvetica"/>
                              <w:color w:val="333333"/>
                            </w:rPr>
                            <w:t xml:space="preserve"> </w:t>
                          </w:r>
                          <w:proofErr w:type="spellStart"/>
                          <w:r>
                            <w:rPr>
                              <w:rStyle w:val="md-plain"/>
                              <w:rFonts w:ascii="Helvetica" w:hAnsi="Helvetica" w:cs="Helvetica"/>
                              <w:color w:val="333333"/>
                            </w:rPr>
                            <w:t>some_conditions</w:t>
                          </w:r>
                          <w:proofErr w:type="spellEnd"/>
                          <w:r>
                            <w:rPr>
                              <w:rStyle w:val="md-plain"/>
                              <w:rFonts w:ascii="Helvetica" w:hAnsi="Helvetica" w:cs="Helvetica"/>
                              <w:color w:val="333333"/>
                            </w:rPr>
                            <w:t>]</w:t>
                          </w:r>
                        </w:ins>
                      </w:p>
                      <w:p w14:paraId="1FC79286" w14:textId="77777777" w:rsidR="00B8182D" w:rsidRDefault="00B8182D" w:rsidP="00B8182D">
                        <w:pPr>
                          <w:pStyle w:val="md-end-block"/>
                          <w:spacing w:before="192" w:beforeAutospacing="0" w:after="192" w:afterAutospacing="0"/>
                          <w:rPr>
                            <w:ins w:id="192" w:author="John Palmer" w:date="2019-05-30T17:30:00Z"/>
                            <w:rFonts w:ascii="Helvetica" w:hAnsi="Helvetica" w:cs="Helvetica"/>
                            <w:color w:val="333333"/>
                          </w:rPr>
                        </w:pPr>
                        <w:ins w:id="193" w:author="John Palmer" w:date="2019-05-30T17:30:00Z">
                          <w:r>
                            <w:rPr>
                              <w:rStyle w:val="md-plain"/>
                              <w:rFonts w:ascii="Helvetica" w:hAnsi="Helvetica" w:cs="Helvetica"/>
                              <w:color w:val="333333"/>
                            </w:rPr>
                            <w:t>OK, that's as clear as mud. Let's have a look at a simple example.</w:t>
                          </w:r>
                        </w:ins>
                      </w:p>
                      <w:p w14:paraId="464CEB68" w14:textId="77777777" w:rsidR="00B8182D" w:rsidRDefault="00B8182D" w:rsidP="00B8182D">
                        <w:pPr>
                          <w:pStyle w:val="md-end-block"/>
                          <w:spacing w:before="192" w:beforeAutospacing="0" w:after="192" w:afterAutospacing="0"/>
                          <w:rPr>
                            <w:ins w:id="194" w:author="John Palmer" w:date="2019-05-30T17:30:00Z"/>
                            <w:rFonts w:ascii="Helvetica" w:hAnsi="Helvetica" w:cs="Helvetica"/>
                            <w:color w:val="333333"/>
                          </w:rPr>
                        </w:pPr>
                        <w:ins w:id="195" w:author="John Palmer" w:date="2019-05-30T17:30:00Z">
                          <w:r>
                            <w:rPr>
                              <w:rStyle w:val="md-plain"/>
                              <w:rFonts w:ascii="Helvetica" w:hAnsi="Helvetica" w:cs="Helvetica"/>
                              <w:color w:val="333333"/>
                            </w:rPr>
                            <w:t xml:space="preserve">Assume we have a list: </w:t>
                          </w:r>
                          <w:proofErr w:type="spellStart"/>
                          <w:r>
                            <w:rPr>
                              <w:rStyle w:val="md-plain"/>
                              <w:rFonts w:ascii="Helvetica" w:hAnsi="Helvetica" w:cs="Helvetica"/>
                              <w:color w:val="333333"/>
                            </w:rPr>
                            <w:t>my_list</w:t>
                          </w:r>
                          <w:proofErr w:type="spellEnd"/>
                          <w:r>
                            <w:rPr>
                              <w:rStyle w:val="md-plain"/>
                              <w:rFonts w:ascii="Helvetica" w:hAnsi="Helvetica" w:cs="Helvetica"/>
                              <w:color w:val="333333"/>
                            </w:rPr>
                            <w:t xml:space="preserve">=['the', 'boy', 'stood', 'on', 'the', 'burning', 'deck'], and we want to make </w:t>
                          </w:r>
                          <w:proofErr w:type="gramStart"/>
                          <w:r>
                            <w:rPr>
                              <w:rStyle w:val="md-plain"/>
                              <w:rFonts w:ascii="Helvetica" w:hAnsi="Helvetica" w:cs="Helvetica"/>
                              <w:color w:val="333333"/>
                            </w:rPr>
                            <w:t>all of</w:t>
                          </w:r>
                          <w:proofErr w:type="gramEnd"/>
                          <w:r>
                            <w:rPr>
                              <w:rStyle w:val="md-plain"/>
                              <w:rFonts w:ascii="Helvetica" w:hAnsi="Helvetica" w:cs="Helvetica"/>
                              <w:color w:val="333333"/>
                            </w:rPr>
                            <w:t xml:space="preserve"> the strings capitalised. We could write a loop to do this, but we can also use list comprehensions:</w:t>
                          </w:r>
                        </w:ins>
                      </w:p>
                      <w:p w14:paraId="0FEFCEA0" w14:textId="410A7976" w:rsidR="00B8182D" w:rsidRDefault="00B8182D" w:rsidP="00B8182D">
                        <w:pPr>
                          <w:pStyle w:val="md-end-block"/>
                          <w:spacing w:before="192" w:beforeAutospacing="0" w:after="192" w:afterAutospacing="0"/>
                          <w:rPr>
                            <w:ins w:id="196" w:author="John Palmer" w:date="2019-05-30T17:30:00Z"/>
                            <w:rFonts w:ascii="Helvetica" w:hAnsi="Helvetica" w:cs="Helvetica"/>
                            <w:color w:val="333333"/>
                          </w:rPr>
                        </w:pPr>
                        <w:ins w:id="197" w:author="John Palmer" w:date="2019-05-30T17:30:00Z">
                          <w:r>
                            <w:rPr>
                              <w:rStyle w:val="md-tab"/>
                              <w:rFonts w:ascii="Helvetica" w:hAnsi="Helvetica" w:cs="Helvetica"/>
                              <w:color w:val="333333"/>
                            </w:rPr>
                            <w:tab/>
                          </w:r>
                          <w:proofErr w:type="spellStart"/>
                          <w:r>
                            <w:rPr>
                              <w:rStyle w:val="md-plain"/>
                              <w:rFonts w:ascii="Helvetica" w:hAnsi="Helvetica" w:cs="Helvetica"/>
                              <w:color w:val="333333"/>
                            </w:rPr>
                            <w:t>cap_list</w:t>
                          </w:r>
                          <w:proofErr w:type="spellEnd"/>
                          <w:r>
                            <w:rPr>
                              <w:rStyle w:val="md-plain"/>
                              <w:rFonts w:ascii="Helvetica" w:hAnsi="Helvetica" w:cs="Helvetica"/>
                              <w:color w:val="333333"/>
                            </w:rPr>
                            <w:t xml:space="preserve"> = [</w:t>
                          </w:r>
                          <w:proofErr w:type="spellStart"/>
                          <w:r>
                            <w:rPr>
                              <w:rStyle w:val="md-plain"/>
                              <w:rFonts w:ascii="Helvetica" w:hAnsi="Helvetica" w:cs="Helvetica"/>
                              <w:color w:val="333333"/>
                            </w:rPr>
                            <w:t>wd.capitalize</w:t>
                          </w:r>
                          <w:proofErr w:type="spellEnd"/>
                          <w:r>
                            <w:rPr>
                              <w:rStyle w:val="md-plain"/>
                              <w:rFonts w:ascii="Helvetica" w:hAnsi="Helvetica" w:cs="Helvetica"/>
                              <w:color w:val="333333"/>
                            </w:rPr>
                            <w:t xml:space="preserve">() for </w:t>
                          </w:r>
                          <w:proofErr w:type="spellStart"/>
                          <w:r>
                            <w:rPr>
                              <w:rStyle w:val="md-plain"/>
                              <w:rFonts w:ascii="Helvetica" w:hAnsi="Helvetica" w:cs="Helvetica"/>
                              <w:color w:val="333333"/>
                            </w:rPr>
                            <w:t>wd</w:t>
                          </w:r>
                          <w:proofErr w:type="spellEnd"/>
                          <w:r>
                            <w:rPr>
                              <w:rStyle w:val="md-plain"/>
                              <w:rFonts w:ascii="Helvetica" w:hAnsi="Helvetica" w:cs="Helvetica"/>
                              <w:color w:val="333333"/>
                            </w:rPr>
                            <w:t xml:space="preserve"> in </w:t>
                          </w:r>
                          <w:proofErr w:type="spellStart"/>
                          <w:r>
                            <w:rPr>
                              <w:rStyle w:val="md-plain"/>
                              <w:rFonts w:ascii="Helvetica" w:hAnsi="Helvetica" w:cs="Helvetica"/>
                              <w:color w:val="333333"/>
                            </w:rPr>
                            <w:t>my_list</w:t>
                          </w:r>
                          <w:proofErr w:type="spellEnd"/>
                          <w:r>
                            <w:rPr>
                              <w:rStyle w:val="md-plain"/>
                              <w:rFonts w:ascii="Helvetica" w:hAnsi="Helvetica" w:cs="Helvetica"/>
                              <w:color w:val="333333"/>
                            </w:rPr>
                            <w:t>]</w:t>
                          </w:r>
                        </w:ins>
                      </w:p>
                      <w:p w14:paraId="7DD67B6E" w14:textId="77777777" w:rsidR="00B8182D" w:rsidRDefault="00B8182D" w:rsidP="00B8182D">
                        <w:pPr>
                          <w:pStyle w:val="md-end-block"/>
                          <w:spacing w:before="192" w:beforeAutospacing="0" w:after="192" w:afterAutospacing="0"/>
                          <w:rPr>
                            <w:ins w:id="198" w:author="John Palmer" w:date="2019-05-30T17:30:00Z"/>
                            <w:rFonts w:ascii="Helvetica" w:hAnsi="Helvetica" w:cs="Helvetica"/>
                            <w:color w:val="333333"/>
                          </w:rPr>
                        </w:pPr>
                        <w:ins w:id="199" w:author="John Palmer" w:date="2019-05-30T17:30:00Z">
                          <w:r>
                            <w:rPr>
                              <w:rStyle w:val="md-plain"/>
                              <w:rFonts w:ascii="Helvetica" w:hAnsi="Helvetica" w:cs="Helvetica"/>
                              <w:color w:val="333333"/>
                            </w:rPr>
                            <w:t xml:space="preserve">This gives us the new </w:t>
                          </w:r>
                          <w:proofErr w:type="spellStart"/>
                          <w:r>
                            <w:rPr>
                              <w:rStyle w:val="md-plain"/>
                              <w:rFonts w:ascii="Helvetica" w:hAnsi="Helvetica" w:cs="Helvetica"/>
                              <w:color w:val="333333"/>
                            </w:rPr>
                            <w:t>cap_list</w:t>
                          </w:r>
                          <w:proofErr w:type="spellEnd"/>
                          <w:r>
                            <w:rPr>
                              <w:rStyle w:val="md-plain"/>
                              <w:rFonts w:ascii="Helvetica" w:hAnsi="Helvetica" w:cs="Helvetica"/>
                              <w:color w:val="333333"/>
                            </w:rPr>
                            <w:t xml:space="preserve"> containing: ['The', 'Boy', 'Stood', 'On', 'The', 'Burning', 'Deck']</w:t>
                          </w:r>
                        </w:ins>
                      </w:p>
                      <w:p w14:paraId="284A2AB7" w14:textId="77777777" w:rsidR="00B8182D" w:rsidRDefault="00B8182D" w:rsidP="00B8182D">
                        <w:pPr>
                          <w:pStyle w:val="md-end-block"/>
                          <w:spacing w:before="192" w:beforeAutospacing="0" w:after="192" w:afterAutospacing="0"/>
                          <w:rPr>
                            <w:ins w:id="200" w:author="John Palmer" w:date="2019-05-30T17:30:00Z"/>
                            <w:rFonts w:ascii="Helvetica" w:hAnsi="Helvetica" w:cs="Helvetica"/>
                            <w:color w:val="333333"/>
                          </w:rPr>
                        </w:pPr>
                        <w:ins w:id="201" w:author="John Palmer" w:date="2019-05-30T17:30:00Z">
                          <w:r>
                            <w:rPr>
                              <w:rStyle w:val="md-plain"/>
                              <w:rFonts w:ascii="Helvetica" w:hAnsi="Helvetica" w:cs="Helvetica"/>
                              <w:color w:val="333333"/>
                            </w:rPr>
                            <w:t>How about is we wanted to produce the cubes of the first 9 primes (a=[1,2,3,5,7,11,13,17,19])</w:t>
                          </w:r>
                        </w:ins>
                      </w:p>
                      <w:p w14:paraId="40557CC8" w14:textId="11AF9269" w:rsidR="00B8182D" w:rsidRDefault="00B8182D" w:rsidP="00B8182D">
                        <w:pPr>
                          <w:pStyle w:val="md-end-block"/>
                          <w:spacing w:before="192" w:beforeAutospacing="0" w:after="192" w:afterAutospacing="0"/>
                          <w:rPr>
                            <w:ins w:id="202" w:author="John Palmer" w:date="2019-05-30T17:30:00Z"/>
                            <w:rFonts w:ascii="Helvetica" w:hAnsi="Helvetica" w:cs="Helvetica"/>
                            <w:color w:val="333333"/>
                          </w:rPr>
                        </w:pPr>
                        <w:ins w:id="203" w:author="John Palmer" w:date="2019-05-30T17:30:00Z">
                          <w:r>
                            <w:rPr>
                              <w:rStyle w:val="md-tab"/>
                              <w:rFonts w:ascii="Helvetica" w:hAnsi="Helvetica" w:cs="Helvetica"/>
                              <w:color w:val="333333"/>
                            </w:rPr>
                            <w:tab/>
                          </w:r>
                          <w:r>
                            <w:rPr>
                              <w:rStyle w:val="md-plain"/>
                              <w:rFonts w:ascii="Helvetica" w:hAnsi="Helvetica" w:cs="Helvetica"/>
                              <w:color w:val="333333"/>
                            </w:rPr>
                            <w:t>print([x**3 for x in a]) gives [1, 8, 27, 125, 343, 1331, 2197, 4913, 6859]</w:t>
                          </w:r>
                        </w:ins>
                      </w:p>
                      <w:p w14:paraId="2AA0D761" w14:textId="77777777" w:rsidR="00B8182D" w:rsidRDefault="00B8182D" w:rsidP="00B8182D">
                        <w:pPr>
                          <w:pStyle w:val="md-end-block"/>
                          <w:spacing w:before="192" w:beforeAutospacing="0" w:after="192" w:afterAutospacing="0"/>
                          <w:rPr>
                            <w:ins w:id="204" w:author="John Palmer" w:date="2019-05-30T17:30:00Z"/>
                            <w:rFonts w:ascii="Helvetica" w:hAnsi="Helvetica" w:cs="Helvetica"/>
                            <w:color w:val="333333"/>
                          </w:rPr>
                        </w:pPr>
                        <w:ins w:id="205" w:author="John Palmer" w:date="2019-05-30T17:30:00Z">
                          <w:r>
                            <w:rPr>
                              <w:rStyle w:val="md-plain"/>
                              <w:rFonts w:ascii="Helvetica" w:hAnsi="Helvetica" w:cs="Helvetica"/>
                              <w:color w:val="333333"/>
                            </w:rPr>
                            <w:t>But there's more! let's say we have 2 lists a=[1,2,3,5,7,11,13,17,19] and b=[1,2,3,4,5,6,7,8,9,10] and we'd like to see what numbers are common to each: we can just use:</w:t>
                          </w:r>
                        </w:ins>
                      </w:p>
                      <w:p w14:paraId="77736C17" w14:textId="1E7984B6" w:rsidR="00B8182D" w:rsidRDefault="00B8182D" w:rsidP="00B8182D">
                        <w:pPr>
                          <w:pStyle w:val="md-end-block"/>
                          <w:spacing w:before="192" w:beforeAutospacing="0" w:after="192" w:afterAutospacing="0"/>
                          <w:rPr>
                            <w:ins w:id="206" w:author="John Palmer" w:date="2019-05-30T17:30:00Z"/>
                            <w:rFonts w:ascii="Helvetica" w:hAnsi="Helvetica" w:cs="Helvetica"/>
                            <w:color w:val="333333"/>
                          </w:rPr>
                        </w:pPr>
                        <w:ins w:id="207" w:author="John Palmer" w:date="2019-05-30T17:30:00Z">
                          <w:r>
                            <w:rPr>
                              <w:rStyle w:val="md-tab"/>
                              <w:rFonts w:ascii="Helvetica" w:hAnsi="Helvetica" w:cs="Helvetica"/>
                              <w:color w:val="333333"/>
                            </w:rPr>
                            <w:tab/>
                          </w:r>
                          <w:proofErr w:type="spellStart"/>
                          <w:r>
                            <w:rPr>
                              <w:rStyle w:val="md-plain"/>
                              <w:rFonts w:ascii="Helvetica" w:hAnsi="Helvetica" w:cs="Helvetica"/>
                              <w:color w:val="333333"/>
                            </w:rPr>
                            <w:t>common_list</w:t>
                          </w:r>
                          <w:proofErr w:type="spellEnd"/>
                          <w:r>
                            <w:rPr>
                              <w:rStyle w:val="md-plain"/>
                              <w:rFonts w:ascii="Helvetica" w:hAnsi="Helvetica" w:cs="Helvetica"/>
                              <w:color w:val="333333"/>
                            </w:rPr>
                            <w:t xml:space="preserve"> = [x for x in a for y in b if x=y]</w:t>
                          </w:r>
                        </w:ins>
                      </w:p>
                      <w:p w14:paraId="2206B5FA" w14:textId="77777777" w:rsidR="00B8182D" w:rsidRDefault="00B8182D" w:rsidP="00B8182D">
                        <w:pPr>
                          <w:pStyle w:val="md-end-block"/>
                          <w:spacing w:before="192" w:beforeAutospacing="0" w:after="192" w:afterAutospacing="0"/>
                          <w:rPr>
                            <w:ins w:id="208" w:author="John Palmer" w:date="2019-05-30T17:30:00Z"/>
                            <w:rFonts w:ascii="Helvetica" w:hAnsi="Helvetica" w:cs="Helvetica"/>
                            <w:color w:val="333333"/>
                          </w:rPr>
                        </w:pPr>
                        <w:ins w:id="209" w:author="John Palmer" w:date="2019-05-30T17:30:00Z">
                          <w:r>
                            <w:rPr>
                              <w:rStyle w:val="md-plain"/>
                              <w:rFonts w:ascii="Helvetica" w:hAnsi="Helvetica" w:cs="Helvetica"/>
                              <w:color w:val="333333"/>
                            </w:rPr>
                            <w:t>Which gives - [1, 2, 3, 5, 7]</w:t>
                          </w:r>
                        </w:ins>
                      </w:p>
                      <w:p w14:paraId="3C38E1E7" w14:textId="77777777" w:rsidR="00B8182D" w:rsidRDefault="00B8182D"/>
                    </w:txbxContent>
                  </v:textbox>
                  <w10:anchorlock/>
                </v:shape>
              </w:pict>
            </mc:Fallback>
          </mc:AlternateContent>
        </w:r>
      </w:ins>
    </w:p>
    <w:p w14:paraId="35966C37" w14:textId="77777777" w:rsidR="00B8182D" w:rsidRDefault="00B8182D" w:rsidP="0077672C"/>
    <w:p w14:paraId="5F2B4333" w14:textId="0FC30AFA" w:rsidR="00E1560E" w:rsidRDefault="00A07503" w:rsidP="0077672C">
      <w:del w:id="210" w:author="John Palmer" w:date="2019-05-29T19:47:00Z">
        <w:r w:rsidRPr="00D20B19" w:rsidDel="00F13AC1">
          <w:rPr>
            <w:noProof/>
            <w:color w:val="000000"/>
          </w:rPr>
          <mc:AlternateContent>
            <mc:Choice Requires="wps">
              <w:drawing>
                <wp:anchor distT="45720" distB="45720" distL="114300" distR="114300" simplePos="0" relativeHeight="251723776" behindDoc="0" locked="0" layoutInCell="1" allowOverlap="1" wp14:anchorId="2EFBA3B0" wp14:editId="4888C1A8">
                  <wp:simplePos x="0" y="0"/>
                  <wp:positionH relativeFrom="margin">
                    <wp:align>left</wp:align>
                  </wp:positionH>
                  <wp:positionV relativeFrom="paragraph">
                    <wp:posOffset>746760</wp:posOffset>
                  </wp:positionV>
                  <wp:extent cx="5695950" cy="342900"/>
                  <wp:effectExtent l="0" t="0" r="19050" b="19050"/>
                  <wp:wrapTopAndBottom/>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342900"/>
                          </a:xfrm>
                          <a:prstGeom prst="rect">
                            <a:avLst/>
                          </a:prstGeom>
                          <a:solidFill>
                            <a:schemeClr val="accent2">
                              <a:lumMod val="20000"/>
                              <a:lumOff val="80000"/>
                            </a:schemeClr>
                          </a:solidFill>
                          <a:ln w="19050">
                            <a:solidFill>
                              <a:srgbClr val="C00000"/>
                            </a:solidFill>
                            <a:miter lim="800000"/>
                            <a:headEnd/>
                            <a:tailEnd/>
                          </a:ln>
                        </wps:spPr>
                        <wps:txbx>
                          <w:txbxContent>
                            <w:p w14:paraId="641FA483" w14:textId="2316335B" w:rsidR="00607A0E" w:rsidRDefault="00607A0E">
                              <w:r>
                                <w:t>Could do something about ‘generators here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BA3B0" id="_x0000_s1035" type="#_x0000_t202" style="position:absolute;margin-left:0;margin-top:58.8pt;width:448.5pt;height:27pt;z-index:251723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" fillcolor="#f2dbdb [661]" strokecolor="#c00000" strokeweight="1.5pt">
                  <v:textbox>
                    <w:txbxContent>
                      <w:p w14:paraId="641FA483" w14:textId="2316335B" w:rsidR="00607A0E" w:rsidRDefault="00607A0E">
                        <w:r>
                          <w:t>Could do something about ‘generators here ????</w:t>
                        </w:r>
                      </w:p>
                    </w:txbxContent>
                  </v:textbox>
                  <w10:wrap type="topAndBottom" anchorx="margin"/>
                </v:shape>
              </w:pict>
            </mc:Fallback>
          </mc:AlternateContent>
        </w:r>
      </w:del>
      <w:r w:rsidR="00E1560E">
        <w:t>This brings us to the end of the first part of this roundup. You have covered enough to do pretty much anything you want in programming (told you monkeys could program) but the next part will introduce stuff that will just make your life easier.</w:t>
      </w:r>
    </w:p>
    <w:p w14:paraId="78A23D77" w14:textId="031CF260" w:rsidR="00607A0E" w:rsidRDefault="00607A0E" w:rsidP="0077672C">
      <w:pPr>
        <w:rPr>
          <w:ins w:id="211" w:author="John Palmer" w:date="2019-05-30T16:26:00Z"/>
        </w:rPr>
      </w:pPr>
    </w:p>
    <w:p w14:paraId="4F8CFA8C" w14:textId="77777777" w:rsidR="00607A0E" w:rsidDel="00607A0E" w:rsidRDefault="00607A0E" w:rsidP="0077672C">
      <w:pPr>
        <w:rPr>
          <w:del w:id="212" w:author="John Palmer" w:date="2019-05-30T16:29:00Z"/>
        </w:rPr>
      </w:pPr>
    </w:p>
    <w:p w14:paraId="6B3AF1FA" w14:textId="77777777" w:rsidR="00607A0E" w:rsidRDefault="00607A0E">
      <w:pPr>
        <w:rPr>
          <w:ins w:id="213" w:author="John Palmer" w:date="2019-05-30T16:29:00Z"/>
          <w:rFonts w:asciiTheme="majorHAnsi" w:eastAsiaTheme="majorEastAsia" w:hAnsiTheme="majorHAnsi" w:cstheme="majorBidi"/>
          <w:b/>
          <w:bCs/>
          <w:smallCaps/>
          <w:color w:val="000000" w:themeColor="text1"/>
          <w:sz w:val="36"/>
          <w:szCs w:val="36"/>
        </w:rPr>
      </w:pPr>
      <w:ins w:id="214" w:author="John Palmer" w:date="2019-05-30T16:29:00Z">
        <w:r>
          <w:br w:type="page"/>
        </w:r>
      </w:ins>
    </w:p>
    <w:p w14:paraId="277211FD" w14:textId="6ADE3F9A" w:rsidR="00E1560E" w:rsidRDefault="00DF7E40" w:rsidP="00DF7E40">
      <w:pPr>
        <w:pStyle w:val="Heading1"/>
      </w:pPr>
      <w:r>
        <w:lastRenderedPageBreak/>
        <w:t>Reusing chunks of code - functions</w:t>
      </w:r>
    </w:p>
    <w:p w14:paraId="552CD7A2" w14:textId="244B933D" w:rsidR="00DF7E40" w:rsidRDefault="00DF7E40" w:rsidP="0077672C">
      <w:r>
        <w:t xml:space="preserve">Once you’ve written a nice bit of code, you may want to reuse several times over in a bigger program. Now, with a good editor, you could just cut and paste the block at the relevant place – and this would work. But there are a couple of </w:t>
      </w:r>
      <w:proofErr w:type="gramStart"/>
      <w:r>
        <w:t>fairly obvious</w:t>
      </w:r>
      <w:proofErr w:type="gramEnd"/>
      <w:r>
        <w:t xml:space="preserve"> issues with this:</w:t>
      </w:r>
    </w:p>
    <w:p w14:paraId="025C4BFA" w14:textId="6FE4017B" w:rsidR="00DF7E40" w:rsidRDefault="00DF7E40" w:rsidP="009274D2">
      <w:pPr>
        <w:pStyle w:val="ListParagraph"/>
        <w:numPr>
          <w:ilvl w:val="0"/>
          <w:numId w:val="35"/>
        </w:numPr>
      </w:pPr>
      <w:r>
        <w:t>Your main program will rapidly</w:t>
      </w:r>
      <w:r w:rsidR="009274D2">
        <w:t xml:space="preserve"> become big and unwieldy.</w:t>
      </w:r>
    </w:p>
    <w:p w14:paraId="1919CC7D" w14:textId="0D39F4C7" w:rsidR="009274D2" w:rsidRDefault="009274D2" w:rsidP="009274D2">
      <w:pPr>
        <w:pStyle w:val="ListParagraph"/>
        <w:numPr>
          <w:ilvl w:val="0"/>
          <w:numId w:val="35"/>
        </w:numPr>
      </w:pPr>
      <w:r>
        <w:t xml:space="preserve">If you spot a nice modification to the original </w:t>
      </w:r>
      <w:proofErr w:type="gramStart"/>
      <w:r>
        <w:t>code</w:t>
      </w:r>
      <w:proofErr w:type="gramEnd"/>
      <w:r>
        <w:t xml:space="preserve"> you’ll have to remember to make the change wherever you’ve copied it to – a bit of a pain.</w:t>
      </w:r>
    </w:p>
    <w:p w14:paraId="7266861F" w14:textId="54D6AC93" w:rsidR="009274D2" w:rsidRDefault="009274D2" w:rsidP="0077672C">
      <w:r>
        <w:t xml:space="preserve">Most people who don’t program for a living are inherently inclined to make errors and anyway would rather do science than program. </w:t>
      </w:r>
      <w:r w:rsidR="00597D17">
        <w:t>So,</w:t>
      </w:r>
      <w:r>
        <w:t xml:space="preserve"> wouldn’t it be nice to ‘borrow’ someone else’s code that they’ve sweated over and got working well</w:t>
      </w:r>
      <w:r w:rsidR="00597D17">
        <w:t xml:space="preserve"> already</w:t>
      </w:r>
      <w:r>
        <w:t>?</w:t>
      </w:r>
    </w:p>
    <w:p w14:paraId="6546F612" w14:textId="4284C53E" w:rsidR="009274D2" w:rsidRDefault="009274D2" w:rsidP="0077672C">
      <w:r>
        <w:t xml:space="preserve">We’ll now introduce the way we can do </w:t>
      </w:r>
      <w:proofErr w:type="gramStart"/>
      <w:r>
        <w:t>both of these</w:t>
      </w:r>
      <w:proofErr w:type="gramEnd"/>
      <w:r>
        <w:t xml:space="preserve"> things by talking about functions and external modules.</w:t>
      </w:r>
    </w:p>
    <w:p w14:paraId="7A8FA207" w14:textId="0E1DF0EE" w:rsidR="005B7BEF" w:rsidRDefault="005B7BEF" w:rsidP="005B7BEF">
      <w:pPr>
        <w:pStyle w:val="Heading2"/>
      </w:pPr>
      <w:r>
        <w:t>Functions – rolling your own</w:t>
      </w:r>
    </w:p>
    <w:p w14:paraId="2DB09EB9" w14:textId="59B3DDF9" w:rsidR="005B7BEF" w:rsidRDefault="00CD56B1" w:rsidP="0077672C">
      <w:r>
        <w:rPr>
          <w:noProof/>
        </w:rPr>
        <w:drawing>
          <wp:anchor distT="0" distB="0" distL="114300" distR="114300" simplePos="0" relativeHeight="251703296" behindDoc="0" locked="0" layoutInCell="1" allowOverlap="1" wp14:anchorId="4F252453" wp14:editId="1B537A71">
            <wp:simplePos x="0" y="0"/>
            <wp:positionH relativeFrom="margin">
              <wp:align>right</wp:align>
            </wp:positionH>
            <wp:positionV relativeFrom="paragraph">
              <wp:posOffset>847090</wp:posOffset>
            </wp:positionV>
            <wp:extent cx="5731510" cy="2540635"/>
            <wp:effectExtent l="0" t="0" r="2540" b="0"/>
            <wp:wrapTopAndBottom/>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lver-5a.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anchor>
        </w:drawing>
      </w:r>
      <w:r w:rsidR="006C0B10">
        <w:t>Just for demonstration purposes we’ll modify our quadratic solver program.</w:t>
      </w:r>
      <w:r w:rsidR="00516BF8">
        <w:t xml:space="preserve"> We want to bundle the actual </w:t>
      </w:r>
      <w:r w:rsidR="004178C7">
        <w:t>‘</w:t>
      </w:r>
      <w:r w:rsidR="00516BF8">
        <w:t>solving</w:t>
      </w:r>
      <w:r w:rsidR="004178C7">
        <w:t>’</w:t>
      </w:r>
      <w:r w:rsidR="00516BF8">
        <w:t xml:space="preserve"> code up and make it reusable. Now this isn’t particularly helpful in this instance, but it really might be in a longer program that calculates quadratic roots in a lot of places. </w:t>
      </w:r>
      <w:r w:rsidR="000478C8">
        <w:t>Here’s how we go about doing this</w:t>
      </w:r>
      <w:r w:rsidR="00A1261B">
        <w:t xml:space="preserve"> (</w:t>
      </w:r>
      <w:r w:rsidR="004178C7">
        <w:fldChar w:fldCharType="begin"/>
      </w:r>
      <w:r w:rsidR="004178C7">
        <w:instrText xml:space="preserve"> REF _Ref4319721 \h </w:instrText>
      </w:r>
      <w:r w:rsidR="004178C7">
        <w:fldChar w:fldCharType="separate"/>
      </w:r>
      <w:r w:rsidR="005C6001">
        <w:t xml:space="preserve">Figure </w:t>
      </w:r>
      <w:r w:rsidR="005C6001">
        <w:rPr>
          <w:noProof/>
        </w:rPr>
        <w:t>14</w:t>
      </w:r>
      <w:r w:rsidR="004178C7">
        <w:fldChar w:fldCharType="end"/>
      </w:r>
      <w:r w:rsidR="00A1261B">
        <w:t>)</w:t>
      </w:r>
      <w:r w:rsidR="000478C8">
        <w:t>:</w:t>
      </w:r>
    </w:p>
    <w:p w14:paraId="170294F6" w14:textId="6C8D0815" w:rsidR="000478C8" w:rsidRDefault="000478C8" w:rsidP="0077672C">
      <w:r>
        <w:rPr>
          <w:noProof/>
        </w:rPr>
        <mc:AlternateContent>
          <mc:Choice Requires="wps">
            <w:drawing>
              <wp:anchor distT="0" distB="0" distL="114300" distR="114300" simplePos="0" relativeHeight="251705344" behindDoc="0" locked="0" layoutInCell="1" allowOverlap="1" wp14:anchorId="3020DB34" wp14:editId="4AFF4C14">
                <wp:simplePos x="0" y="0"/>
                <wp:positionH relativeFrom="column">
                  <wp:posOffset>0</wp:posOffset>
                </wp:positionH>
                <wp:positionV relativeFrom="paragraph">
                  <wp:posOffset>2686685</wp:posOffset>
                </wp:positionV>
                <wp:extent cx="573151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B3C963B" w14:textId="7CA4E04F" w:rsidR="00607A0E" w:rsidRPr="009C7C2B" w:rsidRDefault="00607A0E" w:rsidP="000478C8">
                            <w:pPr>
                              <w:pStyle w:val="Caption"/>
                              <w:rPr>
                                <w:noProof/>
                              </w:rPr>
                            </w:pPr>
                            <w:bookmarkStart w:id="215" w:name="_Ref4319721"/>
                            <w:bookmarkStart w:id="216" w:name="_Ref4319707"/>
                            <w:r>
                              <w:t xml:space="preserve">Figure </w:t>
                            </w:r>
                            <w:fldSimple w:instr=" SEQ Figure \* ARABIC ">
                              <w:r>
                                <w:rPr>
                                  <w:noProof/>
                                </w:rPr>
                                <w:t>14</w:t>
                              </w:r>
                            </w:fldSimple>
                            <w:bookmarkEnd w:id="215"/>
                            <w:r>
                              <w:t>: 'solver' with a function definition</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0DB34" id="Text Box 29" o:spid="_x0000_s1036" type="#_x0000_t202" style="position:absolute;margin-left:0;margin-top:211.55pt;width:451.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" stroked="f">
                <v:textbox style="mso-fit-shape-to-text:t" inset="0,0,0,0">
                  <w:txbxContent>
                    <w:p w14:paraId="2B3C963B" w14:textId="7CA4E04F" w:rsidR="00607A0E" w:rsidRPr="009C7C2B" w:rsidRDefault="00607A0E" w:rsidP="000478C8">
                      <w:pPr>
                        <w:pStyle w:val="Caption"/>
                        <w:rPr>
                          <w:noProof/>
                        </w:rPr>
                      </w:pPr>
                      <w:bookmarkStart w:id="217" w:name="_Ref4319721"/>
                      <w:bookmarkStart w:id="218" w:name="_Ref4319707"/>
                      <w:r>
                        <w:t xml:space="preserve">Figure </w:t>
                      </w:r>
                      <w:fldSimple w:instr=" SEQ Figure \* ARABIC ">
                        <w:r>
                          <w:rPr>
                            <w:noProof/>
                          </w:rPr>
                          <w:t>14</w:t>
                        </w:r>
                      </w:fldSimple>
                      <w:bookmarkEnd w:id="217"/>
                      <w:r>
                        <w:t>: 'solver' with a function definition</w:t>
                      </w:r>
                      <w:bookmarkEnd w:id="218"/>
                    </w:p>
                  </w:txbxContent>
                </v:textbox>
                <w10:wrap type="topAndBottom"/>
              </v:shape>
            </w:pict>
          </mc:Fallback>
        </mc:AlternateContent>
      </w:r>
      <w:r w:rsidR="004178C7">
        <w:t>These are the things to note:</w:t>
      </w:r>
    </w:p>
    <w:p w14:paraId="77E3E39B" w14:textId="7BFECEDD" w:rsidR="004178C7" w:rsidRDefault="004178C7" w:rsidP="004178C7">
      <w:pPr>
        <w:pStyle w:val="ListParagraph"/>
        <w:numPr>
          <w:ilvl w:val="0"/>
          <w:numId w:val="36"/>
        </w:numPr>
      </w:pPr>
      <w:r>
        <w:t>The function is introduced with the ‘def’ keyword, followed by a function name of some sort, some brackets (which may be empty but must be there) and the ending of the line with a ’:’</w:t>
      </w:r>
    </w:p>
    <w:p w14:paraId="756620AA" w14:textId="09DC8502" w:rsidR="004178C7" w:rsidRDefault="004178C7" w:rsidP="004178C7">
      <w:pPr>
        <w:pStyle w:val="ListParagraph"/>
        <w:numPr>
          <w:ilvl w:val="0"/>
          <w:numId w:val="36"/>
        </w:numPr>
      </w:pPr>
      <w:r>
        <w:t>In the brackets are 3 ‘parameters</w:t>
      </w:r>
      <w:r w:rsidR="00C52091">
        <w:t>’</w:t>
      </w:r>
      <w:r>
        <w:t xml:space="preserve"> (</w:t>
      </w:r>
      <w:proofErr w:type="spellStart"/>
      <w:r>
        <w:t>a,b,c</w:t>
      </w:r>
      <w:proofErr w:type="spellEnd"/>
      <w:r>
        <w:t xml:space="preserve"> in this case). These are variables that </w:t>
      </w:r>
      <w:r w:rsidR="00136CEE">
        <w:t xml:space="preserve">have values </w:t>
      </w:r>
      <w:r>
        <w:t xml:space="preserve">passed into the function for it to work with. We use these variable names within the body of the function. NOTE. In this case the parameter name </w:t>
      </w:r>
      <w:proofErr w:type="gramStart"/>
      <w:r>
        <w:t>are</w:t>
      </w:r>
      <w:proofErr w:type="gramEnd"/>
      <w:r>
        <w:t xml:space="preserve"> the same as the ones we used outside. BUT they don’t have to be, I could have used </w:t>
      </w:r>
      <w:proofErr w:type="spellStart"/>
      <w:r>
        <w:t>x,y,z</w:t>
      </w:r>
      <w:proofErr w:type="spellEnd"/>
      <w:r>
        <w:t xml:space="preserve"> and just used </w:t>
      </w:r>
      <w:proofErr w:type="spellStart"/>
      <w:r>
        <w:t>x,y,z</w:t>
      </w:r>
      <w:proofErr w:type="spellEnd"/>
      <w:r>
        <w:t xml:space="preserve"> within the function.</w:t>
      </w:r>
    </w:p>
    <w:p w14:paraId="5D096291" w14:textId="6D78937D" w:rsidR="004178C7" w:rsidRDefault="004178C7" w:rsidP="004178C7">
      <w:pPr>
        <w:pStyle w:val="ListParagraph"/>
        <w:numPr>
          <w:ilvl w:val="0"/>
          <w:numId w:val="36"/>
        </w:numPr>
      </w:pPr>
      <w:r>
        <w:lastRenderedPageBreak/>
        <w:t>The extent of the code in the function is delimited by being indented (4 spaces, remember?) just like in the if-then and loop.</w:t>
      </w:r>
    </w:p>
    <w:p w14:paraId="45BF0970" w14:textId="1184749A" w:rsidR="004178C7" w:rsidRDefault="004178C7" w:rsidP="004178C7">
      <w:pPr>
        <w:pStyle w:val="ListParagraph"/>
        <w:numPr>
          <w:ilvl w:val="0"/>
          <w:numId w:val="36"/>
        </w:numPr>
      </w:pPr>
      <w:r>
        <w:t>The code within the function is basically just as it was before.</w:t>
      </w:r>
    </w:p>
    <w:p w14:paraId="2179F65D" w14:textId="7786B9D2" w:rsidR="004178C7" w:rsidRDefault="004178C7" w:rsidP="004178C7">
      <w:pPr>
        <w:pStyle w:val="ListParagraph"/>
        <w:numPr>
          <w:ilvl w:val="0"/>
          <w:numId w:val="36"/>
        </w:numPr>
      </w:pPr>
      <w:r>
        <w:t>We ‘call’ the function by just using its name</w:t>
      </w:r>
      <w:r w:rsidR="00597D17">
        <w:t>,</w:t>
      </w:r>
      <w:r>
        <w:t xml:space="preserve"> </w:t>
      </w:r>
      <w:r w:rsidR="00597D17">
        <w:t>“</w:t>
      </w:r>
      <w:r>
        <w:t>roots</w:t>
      </w:r>
      <w:r w:rsidR="00597D17">
        <w:t>”,</w:t>
      </w:r>
      <w:r>
        <w:t xml:space="preserve"> and passing the appropriate values in </w:t>
      </w:r>
      <w:r w:rsidR="00597D17">
        <w:t xml:space="preserve">the </w:t>
      </w:r>
      <w:r>
        <w:t>brackets</w:t>
      </w:r>
      <w:r w:rsidR="00597D17">
        <w:t xml:space="preserve"> of the call.</w:t>
      </w:r>
    </w:p>
    <w:p w14:paraId="5569A70D" w14:textId="5C193273" w:rsidR="00CD56B1" w:rsidRDefault="00597D17" w:rsidP="0077672C">
      <w:r>
        <w:t xml:space="preserve">Now this is </w:t>
      </w:r>
      <w:r w:rsidR="00370E13">
        <w:t>excellent</w:t>
      </w:r>
      <w:r>
        <w:t xml:space="preserve"> as we have a block of code that does something useful and we can ‘reuse’ just by calling it. But it could be </w:t>
      </w:r>
      <w:r w:rsidR="00370E13">
        <w:t xml:space="preserve">much </w:t>
      </w:r>
      <w:r>
        <w:t xml:space="preserve">more useful. It would be </w:t>
      </w:r>
      <w:proofErr w:type="gramStart"/>
      <w:r w:rsidR="00370E13">
        <w:t xml:space="preserve">really </w:t>
      </w:r>
      <w:r>
        <w:t>nice</w:t>
      </w:r>
      <w:proofErr w:type="gramEnd"/>
      <w:r>
        <w:t xml:space="preserve"> if, rather than just seeing the roots printed out, we could get at the values and do other calculations with them. Well</w:t>
      </w:r>
      <w:r w:rsidR="00370E13">
        <w:t>, as it happens, this</w:t>
      </w:r>
      <w:r>
        <w:t xml:space="preserve"> is easily done by using </w:t>
      </w:r>
      <w:r w:rsidR="00370E13">
        <w:t>a</w:t>
      </w:r>
      <w:r>
        <w:t xml:space="preserve"> ‘return’ statement from within</w:t>
      </w:r>
      <w:r w:rsidR="00370E13">
        <w:t xml:space="preserve"> the</w:t>
      </w:r>
      <w:r>
        <w:t xml:space="preserve"> body of the function </w:t>
      </w:r>
    </w:p>
    <w:p w14:paraId="1BE6A4DE" w14:textId="7FC43083" w:rsidR="00597D17" w:rsidRDefault="00CD56B1" w:rsidP="0077672C">
      <w:r>
        <w:t>definition: As usual, by example (</w:t>
      </w:r>
      <w:r>
        <w:fldChar w:fldCharType="begin"/>
      </w:r>
      <w:r>
        <w:instrText xml:space="preserve"> REF _Ref4325992 \h </w:instrText>
      </w:r>
      <w:r>
        <w:fldChar w:fldCharType="separate"/>
      </w:r>
      <w:r w:rsidR="005C6001">
        <w:t xml:space="preserve">Figure </w:t>
      </w:r>
      <w:r w:rsidR="005C6001">
        <w:rPr>
          <w:noProof/>
        </w:rPr>
        <w:t>15</w:t>
      </w:r>
      <w:r>
        <w:fldChar w:fldCharType="end"/>
      </w:r>
      <w:r>
        <w:t>)</w:t>
      </w:r>
    </w:p>
    <w:p w14:paraId="59BF4DC9" w14:textId="53A8C3D6" w:rsidR="00597D17" w:rsidRDefault="00597D17" w:rsidP="0077672C"/>
    <w:p w14:paraId="031EBA25" w14:textId="20F2352D" w:rsidR="00597D17" w:rsidRDefault="00597D17" w:rsidP="0077672C">
      <w:r>
        <w:rPr>
          <w:noProof/>
        </w:rPr>
        <mc:AlternateContent>
          <mc:Choice Requires="wps">
            <w:drawing>
              <wp:anchor distT="0" distB="0" distL="114300" distR="114300" simplePos="0" relativeHeight="251708416" behindDoc="0" locked="0" layoutInCell="1" allowOverlap="1" wp14:anchorId="784E4A8B" wp14:editId="797E7388">
                <wp:simplePos x="0" y="0"/>
                <wp:positionH relativeFrom="column">
                  <wp:posOffset>0</wp:posOffset>
                </wp:positionH>
                <wp:positionV relativeFrom="paragraph">
                  <wp:posOffset>2842895</wp:posOffset>
                </wp:positionV>
                <wp:extent cx="57315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B90E931" w14:textId="257C773B" w:rsidR="00607A0E" w:rsidRPr="00AF5392" w:rsidRDefault="00607A0E" w:rsidP="00597D17">
                            <w:pPr>
                              <w:pStyle w:val="Caption"/>
                              <w:rPr>
                                <w:noProof/>
                              </w:rPr>
                            </w:pPr>
                            <w:bookmarkStart w:id="219" w:name="_Ref4325992"/>
                            <w:r>
                              <w:t xml:space="preserve">Figure </w:t>
                            </w:r>
                            <w:fldSimple w:instr=" SEQ Figure \* ARABIC ">
                              <w:r>
                                <w:rPr>
                                  <w:noProof/>
                                </w:rPr>
                                <w:t>15</w:t>
                              </w:r>
                            </w:fldSimple>
                            <w:bookmarkEnd w:id="219"/>
                            <w:r>
                              <w:t>: 'solver' with a function that returns the roots to the caller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E4A8B" id="Text Box 31" o:spid="_x0000_s1037" type="#_x0000_t202" style="position:absolute;margin-left:0;margin-top:223.85pt;width:451.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q+LgIAAGc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" stroked="f">
                <v:textbox style="mso-fit-shape-to-text:t" inset="0,0,0,0">
                  <w:txbxContent>
                    <w:p w14:paraId="3B90E931" w14:textId="257C773B" w:rsidR="00607A0E" w:rsidRPr="00AF5392" w:rsidRDefault="00607A0E" w:rsidP="00597D17">
                      <w:pPr>
                        <w:pStyle w:val="Caption"/>
                        <w:rPr>
                          <w:noProof/>
                        </w:rPr>
                      </w:pPr>
                      <w:bookmarkStart w:id="220" w:name="_Ref4325992"/>
                      <w:r>
                        <w:t xml:space="preserve">Figure </w:t>
                      </w:r>
                      <w:fldSimple w:instr=" SEQ Figure \* ARABIC ">
                        <w:r>
                          <w:rPr>
                            <w:noProof/>
                          </w:rPr>
                          <w:t>15</w:t>
                        </w:r>
                      </w:fldSimple>
                      <w:bookmarkEnd w:id="220"/>
                      <w:r>
                        <w:t>: 'solver' with a function that returns the roots to the caller</w:t>
                      </w:r>
                    </w:p>
                  </w:txbxContent>
                </v:textbox>
                <w10:wrap type="topAndBottom"/>
              </v:shape>
            </w:pict>
          </mc:Fallback>
        </mc:AlternateContent>
      </w:r>
      <w:r>
        <w:rPr>
          <w:noProof/>
        </w:rPr>
        <w:drawing>
          <wp:anchor distT="0" distB="0" distL="114300" distR="114300" simplePos="0" relativeHeight="251706368" behindDoc="0" locked="0" layoutInCell="1" allowOverlap="1" wp14:anchorId="5CE9737D" wp14:editId="0D1BBD65">
            <wp:simplePos x="0" y="0"/>
            <wp:positionH relativeFrom="column">
              <wp:posOffset>0</wp:posOffset>
            </wp:positionH>
            <wp:positionV relativeFrom="paragraph">
              <wp:posOffset>0</wp:posOffset>
            </wp:positionV>
            <wp:extent cx="5731510" cy="2785745"/>
            <wp:effectExtent l="0" t="0" r="2540" b="0"/>
            <wp:wrapTopAndBottom/>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olver-5.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anchor>
        </w:drawing>
      </w:r>
    </w:p>
    <w:p w14:paraId="3A8D1EFD" w14:textId="4CFA05A2" w:rsidR="00597D17" w:rsidRDefault="00597D17" w:rsidP="0077672C">
      <w:r>
        <w:t>Here are the things to note:</w:t>
      </w:r>
    </w:p>
    <w:p w14:paraId="783A4848" w14:textId="243C7343" w:rsidR="006A4D23" w:rsidRDefault="006A4D23" w:rsidP="00597D17">
      <w:pPr>
        <w:pStyle w:val="ListParagraph"/>
        <w:numPr>
          <w:ilvl w:val="0"/>
          <w:numId w:val="37"/>
        </w:numPr>
      </w:pPr>
      <w:r>
        <w:t>The couple of lines at the start of the function, delineated by ‘’’ (beginning and end), is another form of comment. This is called a ‘docstring’ and works the same way as any other comment except it starts with one ‘’’ and ends with another. It is possible to automatically create a simple form of program documentation using these docstrings.</w:t>
      </w:r>
    </w:p>
    <w:p w14:paraId="2EB6FDD5" w14:textId="73E37632" w:rsidR="00597D17" w:rsidRDefault="00597D17" w:rsidP="00597D17">
      <w:pPr>
        <w:pStyle w:val="ListParagraph"/>
        <w:numPr>
          <w:ilvl w:val="0"/>
          <w:numId w:val="37"/>
        </w:numPr>
      </w:pPr>
      <w:r>
        <w:t>Instead of printing out the roots (or warning) we ‘return’ a list containing the 2 roots.</w:t>
      </w:r>
    </w:p>
    <w:p w14:paraId="4BEA5B32" w14:textId="270A9360" w:rsidR="00597D17" w:rsidRDefault="00597D17" w:rsidP="00597D17">
      <w:pPr>
        <w:pStyle w:val="ListParagraph"/>
        <w:numPr>
          <w:ilvl w:val="0"/>
          <w:numId w:val="37"/>
        </w:numPr>
      </w:pPr>
      <w:r>
        <w:t xml:space="preserve">If the roots are imaginary, we return ‘None’. This is a special Python object which is, essentially an official way of showing the absence of anything. In other </w:t>
      </w:r>
      <w:r w:rsidR="007C77E4">
        <w:t>words,</w:t>
      </w:r>
      <w:r>
        <w:t xml:space="preserve"> we are not returning any roots at all. It is easy to check for this later.</w:t>
      </w:r>
    </w:p>
    <w:p w14:paraId="40907252" w14:textId="25D1838E" w:rsidR="00597D17" w:rsidRDefault="00597D17" w:rsidP="00597D17">
      <w:pPr>
        <w:pStyle w:val="ListParagraph"/>
        <w:numPr>
          <w:ilvl w:val="0"/>
          <w:numId w:val="37"/>
        </w:numPr>
      </w:pPr>
      <w:r>
        <w:t>The calling line is “</w:t>
      </w:r>
      <w:proofErr w:type="spellStart"/>
      <w:r>
        <w:t>root_list</w:t>
      </w:r>
      <w:proofErr w:type="spellEnd"/>
      <w:r>
        <w:t xml:space="preserve"> = roots(</w:t>
      </w:r>
      <w:r w:rsidR="004F68DF">
        <w:t>x</w:t>
      </w:r>
      <w:r>
        <w:t>,</w:t>
      </w:r>
      <w:r w:rsidR="007C77E4">
        <w:t xml:space="preserve"> </w:t>
      </w:r>
      <w:r w:rsidR="004F68DF">
        <w:t>y</w:t>
      </w:r>
      <w:r w:rsidR="007C77E4">
        <w:t xml:space="preserve"> </w:t>
      </w:r>
      <w:r>
        <w:t>,</w:t>
      </w:r>
      <w:r w:rsidR="004F68DF">
        <w:t>z</w:t>
      </w:r>
      <w:r>
        <w:t xml:space="preserve">)” This calls the function with the values of the variables </w:t>
      </w:r>
      <w:r w:rsidR="004F68DF">
        <w:t>x</w:t>
      </w:r>
      <w:r>
        <w:t>,</w:t>
      </w:r>
      <w:r w:rsidR="007C77E4">
        <w:t xml:space="preserve"> </w:t>
      </w:r>
      <w:r w:rsidR="004F68DF">
        <w:t>y</w:t>
      </w:r>
      <w:r>
        <w:t xml:space="preserve"> and </w:t>
      </w:r>
      <w:r w:rsidR="004F68DF">
        <w:t>z</w:t>
      </w:r>
      <w:r>
        <w:t xml:space="preserve"> (which is what the function wants and needs</w:t>
      </w:r>
      <w:r w:rsidR="004F68DF">
        <w:t>. NOTE they don’t have to have the same names as the function parameters</w:t>
      </w:r>
      <w:r>
        <w:t>) and assigns the returned object (a list in this case) to the variable ‘</w:t>
      </w:r>
      <w:proofErr w:type="spellStart"/>
      <w:r>
        <w:t>root_list</w:t>
      </w:r>
      <w:proofErr w:type="spellEnd"/>
      <w:r>
        <w:t>’.</w:t>
      </w:r>
    </w:p>
    <w:p w14:paraId="71B0A47E" w14:textId="48C10F56" w:rsidR="007827AD" w:rsidRDefault="007827AD" w:rsidP="00597D17">
      <w:pPr>
        <w:pStyle w:val="ListParagraph"/>
        <w:numPr>
          <w:ilvl w:val="0"/>
          <w:numId w:val="37"/>
        </w:numPr>
      </w:pPr>
      <w:r>
        <w:t>Finally, we just print it out. We could have printed out the first root by using ‘</w:t>
      </w:r>
      <w:proofErr w:type="spellStart"/>
      <w:r>
        <w:t>root_list</w:t>
      </w:r>
      <w:proofErr w:type="spellEnd"/>
      <w:r>
        <w:t>[0]’ and the second using ‘</w:t>
      </w:r>
      <w:proofErr w:type="spellStart"/>
      <w:r>
        <w:t>root_list</w:t>
      </w:r>
      <w:proofErr w:type="spellEnd"/>
      <w:r>
        <w:t xml:space="preserve">[1]’. Remember lists and how to access them (Section </w:t>
      </w:r>
      <w:r>
        <w:fldChar w:fldCharType="begin"/>
      </w:r>
      <w:r>
        <w:instrText xml:space="preserve"> REF _Ref4326750 \r \h </w:instrText>
      </w:r>
      <w:r>
        <w:fldChar w:fldCharType="separate"/>
      </w:r>
      <w:r w:rsidR="005C6001">
        <w:t>2.4.1</w:t>
      </w:r>
      <w:r>
        <w:fldChar w:fldCharType="end"/>
      </w:r>
      <w:r>
        <w:t>)?</w:t>
      </w:r>
    </w:p>
    <w:p w14:paraId="0884EB94" w14:textId="2EEADEAB" w:rsidR="00D3275F" w:rsidRDefault="00D3275F" w:rsidP="00D3275F"/>
    <w:p w14:paraId="6FD9E2A6" w14:textId="358AD547" w:rsidR="00994355" w:rsidRDefault="00994355" w:rsidP="00D3275F"/>
    <w:p w14:paraId="2A24D4D1" w14:textId="62052F77" w:rsidR="005C22FA" w:rsidRDefault="005C22FA" w:rsidP="00D3275F"/>
    <w:p w14:paraId="7BFAC464" w14:textId="77777777" w:rsidR="005C22FA" w:rsidRDefault="005C22FA" w:rsidP="00D3275F"/>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Look w:val="04A0" w:firstRow="1" w:lastRow="0" w:firstColumn="1" w:lastColumn="0" w:noHBand="0" w:noVBand="1"/>
      </w:tblPr>
      <w:tblGrid>
        <w:gridCol w:w="8996"/>
      </w:tblGrid>
      <w:tr w:rsidR="00994355" w:rsidRPr="008B4A7A" w14:paraId="05761A0C" w14:textId="77777777" w:rsidTr="005C22FA">
        <w:tc>
          <w:tcPr>
            <w:tcW w:w="8996" w:type="dxa"/>
            <w:shd w:val="clear" w:color="auto" w:fill="DBE5F1" w:themeFill="accent1" w:themeFillTint="33"/>
          </w:tcPr>
          <w:p w14:paraId="24726D63" w14:textId="4BE6FEBE" w:rsidR="00994355" w:rsidRDefault="00143348" w:rsidP="005C22FA">
            <w:ins w:id="221" w:author="John Palmer" w:date="2019-05-29T19:48:00Z">
              <w:r>
                <w:t>A w</w:t>
              </w:r>
            </w:ins>
            <w:del w:id="222" w:author="John Palmer" w:date="2019-05-29T19:48:00Z">
              <w:r w:rsidR="00994355" w:rsidDel="00143348">
                <w:delText>TODO. W</w:delText>
              </w:r>
            </w:del>
            <w:r w:rsidR="00994355">
              <w:t>arning about passing parameters:</w:t>
            </w:r>
          </w:p>
          <w:p w14:paraId="54DB2B6E" w14:textId="77777777" w:rsidR="00994355" w:rsidRDefault="00994355" w:rsidP="005C22FA"/>
          <w:p w14:paraId="771E0B33" w14:textId="77777777" w:rsidR="00994355" w:rsidRDefault="00994355" w:rsidP="005C22FA">
            <w:r>
              <w:t>If you pass a simple variable (int, float, string) as a parameter into a function, changes you might make to these inside the function don’t affect the variables you originally pass in.</w:t>
            </w:r>
          </w:p>
          <w:p w14:paraId="56A0A77A" w14:textId="77777777" w:rsidR="00994355" w:rsidRDefault="00994355" w:rsidP="005C22FA"/>
          <w:p w14:paraId="6C45C836" w14:textId="77777777" w:rsidR="00994355" w:rsidRDefault="00994355" w:rsidP="005C22FA">
            <w:r>
              <w:t>HOWEVER – if you pass in a list, changes made inside will be reflected outside – use list. Copy()</w:t>
            </w:r>
          </w:p>
          <w:p w14:paraId="4C1EB81A" w14:textId="77777777" w:rsidR="00994355" w:rsidRDefault="00994355" w:rsidP="005C22FA"/>
          <w:p w14:paraId="51899A48" w14:textId="77777777" w:rsidR="00994355" w:rsidRDefault="00994355" w:rsidP="005C22FA">
            <w:pPr>
              <w:ind w:left="720"/>
            </w:pPr>
            <w:r>
              <w:t>def changeit(a, b, alist):</w:t>
            </w:r>
          </w:p>
          <w:p w14:paraId="26F09805" w14:textId="77777777" w:rsidR="00994355" w:rsidRDefault="00994355" w:rsidP="005C22FA">
            <w:pPr>
              <w:ind w:left="720"/>
            </w:pPr>
            <w:r>
              <w:t xml:space="preserve">    print('passed in ', a, b, alist)</w:t>
            </w:r>
          </w:p>
          <w:p w14:paraId="7704C5D0" w14:textId="77777777" w:rsidR="00994355" w:rsidRDefault="00994355" w:rsidP="005C22FA">
            <w:pPr>
              <w:ind w:left="720"/>
            </w:pPr>
            <w:r>
              <w:t xml:space="preserve">    a += 1</w:t>
            </w:r>
          </w:p>
          <w:p w14:paraId="0D25C024" w14:textId="77777777" w:rsidR="00994355" w:rsidRDefault="00994355" w:rsidP="005C22FA">
            <w:pPr>
              <w:ind w:left="720"/>
            </w:pPr>
            <w:r>
              <w:t xml:space="preserve">    b += 1</w:t>
            </w:r>
          </w:p>
          <w:p w14:paraId="7C48D70D" w14:textId="77777777" w:rsidR="00994355" w:rsidRDefault="00994355" w:rsidP="005C22FA">
            <w:pPr>
              <w:ind w:left="720"/>
            </w:pPr>
            <w:r>
              <w:t xml:space="preserve">    alist.append(99)</w:t>
            </w:r>
          </w:p>
          <w:p w14:paraId="116F13D9" w14:textId="77777777" w:rsidR="00994355" w:rsidRDefault="00994355" w:rsidP="005C22FA">
            <w:pPr>
              <w:ind w:left="720"/>
            </w:pPr>
            <w:r>
              <w:t xml:space="preserve">    print('at end ', a, b, alist)</w:t>
            </w:r>
          </w:p>
          <w:p w14:paraId="6D5924B3" w14:textId="77777777" w:rsidR="00994355" w:rsidRDefault="00994355" w:rsidP="005C22FA">
            <w:pPr>
              <w:ind w:left="720"/>
            </w:pPr>
          </w:p>
          <w:p w14:paraId="0FE1E210" w14:textId="77777777" w:rsidR="00994355" w:rsidRDefault="00994355" w:rsidP="005C22FA">
            <w:pPr>
              <w:ind w:left="720"/>
            </w:pPr>
            <w:r>
              <w:t>x = 22</w:t>
            </w:r>
          </w:p>
          <w:p w14:paraId="67AA3D2D" w14:textId="77777777" w:rsidR="00994355" w:rsidRDefault="00994355" w:rsidP="005C22FA">
            <w:pPr>
              <w:ind w:left="720"/>
            </w:pPr>
            <w:r>
              <w:t>y = 33</w:t>
            </w:r>
          </w:p>
          <w:p w14:paraId="08F9DE7D" w14:textId="77777777" w:rsidR="00994355" w:rsidRDefault="00994355" w:rsidP="005C22FA">
            <w:pPr>
              <w:ind w:left="720"/>
            </w:pPr>
            <w:r>
              <w:t>my_list = [1,2,3]</w:t>
            </w:r>
          </w:p>
          <w:p w14:paraId="74D90D8A" w14:textId="77777777" w:rsidR="00994355" w:rsidRDefault="00994355" w:rsidP="005C22FA">
            <w:pPr>
              <w:ind w:left="720"/>
            </w:pPr>
            <w:r>
              <w:t xml:space="preserve">print('before call ', x, y, my_list) </w:t>
            </w:r>
          </w:p>
          <w:p w14:paraId="45E966D0" w14:textId="77777777" w:rsidR="00994355" w:rsidRDefault="00994355" w:rsidP="005C22FA">
            <w:pPr>
              <w:ind w:left="720"/>
            </w:pPr>
            <w:r>
              <w:t>changeit(x,y,my_list)</w:t>
            </w:r>
          </w:p>
          <w:p w14:paraId="261A00D2" w14:textId="77777777" w:rsidR="00994355" w:rsidRDefault="00994355" w:rsidP="005C22FA">
            <w:pPr>
              <w:ind w:left="720"/>
            </w:pPr>
            <w:r>
              <w:t>print('after call ', x, y, my_list)</w:t>
            </w:r>
          </w:p>
          <w:p w14:paraId="4E9E4829" w14:textId="77777777" w:rsidR="00994355" w:rsidRDefault="00994355" w:rsidP="005C22FA"/>
          <w:p w14:paraId="29433EDD" w14:textId="77777777" w:rsidR="00994355" w:rsidRDefault="00994355" w:rsidP="005C22FA">
            <w:r>
              <w:t>Gives:</w:t>
            </w:r>
          </w:p>
          <w:p w14:paraId="13CF6254" w14:textId="77777777" w:rsidR="00994355" w:rsidRDefault="00994355" w:rsidP="005C22FA"/>
          <w:p w14:paraId="15FBF348" w14:textId="77777777" w:rsidR="00994355" w:rsidRDefault="00994355" w:rsidP="005C22FA">
            <w:r>
              <w:t>before call  22 33 [1, 2, 3]</w:t>
            </w:r>
          </w:p>
          <w:p w14:paraId="7DB0BE8F" w14:textId="77777777" w:rsidR="00994355" w:rsidRDefault="00994355" w:rsidP="005C22FA">
            <w:r>
              <w:t>passed in  22 33 [1, 2, 3]</w:t>
            </w:r>
          </w:p>
          <w:p w14:paraId="008B7701" w14:textId="77777777" w:rsidR="00994355" w:rsidRDefault="00994355" w:rsidP="005C22FA">
            <w:r>
              <w:t>at end  23 34 [1, 2, 3, 99]</w:t>
            </w:r>
          </w:p>
          <w:p w14:paraId="01610901" w14:textId="77777777" w:rsidR="00994355" w:rsidRDefault="00994355" w:rsidP="005C22FA">
            <w:r>
              <w:t>after call  22 33 [1, 2, 3, 99]</w:t>
            </w:r>
          </w:p>
          <w:p w14:paraId="02A32237" w14:textId="77777777" w:rsidR="00994355" w:rsidRDefault="00994355" w:rsidP="005C22FA"/>
          <w:p w14:paraId="47645575" w14:textId="77777777" w:rsidR="00994355" w:rsidRDefault="00994355" w:rsidP="005C22FA">
            <w:r>
              <w:t>You avoid this by making a copy of the list and working on that:</w:t>
            </w:r>
          </w:p>
          <w:p w14:paraId="6F2F40EA" w14:textId="77777777" w:rsidR="00994355" w:rsidRDefault="00994355" w:rsidP="005C22FA"/>
          <w:p w14:paraId="02DA48D2" w14:textId="02911E17" w:rsidR="00994355" w:rsidRDefault="00994355" w:rsidP="005C22FA">
            <w:r>
              <w:t>def new_c</w:t>
            </w:r>
            <w:r w:rsidR="00CE3A0B">
              <w:t>ha</w:t>
            </w:r>
            <w:r>
              <w:t>ngeit(a, b, alist):</w:t>
            </w:r>
          </w:p>
          <w:p w14:paraId="0B2864DA" w14:textId="77777777" w:rsidR="00994355" w:rsidRDefault="00994355" w:rsidP="005C22FA">
            <w:r>
              <w:t xml:space="preserve">    local_list = alist.copy()</w:t>
            </w:r>
          </w:p>
          <w:p w14:paraId="27B1BA65" w14:textId="77777777" w:rsidR="00994355" w:rsidRDefault="00994355" w:rsidP="005C22FA">
            <w:r>
              <w:t xml:space="preserve">   …</w:t>
            </w:r>
          </w:p>
          <w:p w14:paraId="68486BD4" w14:textId="5272C25D" w:rsidR="00994355" w:rsidRDefault="00994355" w:rsidP="005C22FA">
            <w:r>
              <w:t xml:space="preserve">    </w:t>
            </w:r>
            <w:proofErr w:type="spellStart"/>
            <w:r w:rsidR="00290282">
              <w:t>l</w:t>
            </w:r>
            <w:r>
              <w:t>ocal_list.append</w:t>
            </w:r>
            <w:proofErr w:type="spellEnd"/>
            <w:r>
              <w:t>(99)</w:t>
            </w:r>
          </w:p>
          <w:p w14:paraId="3D5D88FB" w14:textId="77777777" w:rsidR="00994355" w:rsidRDefault="00994355" w:rsidP="005C22FA">
            <w:r>
              <w:t xml:space="preserve">   …</w:t>
            </w:r>
          </w:p>
          <w:p w14:paraId="485CE8FD" w14:textId="77777777" w:rsidR="00994355" w:rsidRDefault="00994355" w:rsidP="005C22FA">
            <w:r>
              <w:t xml:space="preserve">    </w:t>
            </w:r>
          </w:p>
          <w:p w14:paraId="2F6309A7" w14:textId="77777777" w:rsidR="00994355" w:rsidRPr="00994355" w:rsidRDefault="00994355" w:rsidP="005C22FA"/>
        </w:tc>
      </w:tr>
    </w:tbl>
    <w:p w14:paraId="6A1A8171" w14:textId="5E1962D3" w:rsidR="00D3275F" w:rsidRDefault="00D3275F" w:rsidP="00D3275F"/>
    <w:p w14:paraId="0EF11F9B" w14:textId="535646D0" w:rsidR="00B11547" w:rsidRDefault="00B11547" w:rsidP="00D3275F"/>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Look w:val="04A0" w:firstRow="1" w:lastRow="0" w:firstColumn="1" w:lastColumn="0" w:noHBand="0" w:noVBand="1"/>
      </w:tblPr>
      <w:tblGrid>
        <w:gridCol w:w="8996"/>
      </w:tblGrid>
      <w:tr w:rsidR="00B11547" w:rsidRPr="008B4A7A" w14:paraId="41E7A768" w14:textId="77777777" w:rsidTr="000D1167">
        <w:tc>
          <w:tcPr>
            <w:tcW w:w="9016" w:type="dxa"/>
            <w:shd w:val="clear" w:color="auto" w:fill="DBE5F1" w:themeFill="accent1" w:themeFillTint="33"/>
          </w:tcPr>
          <w:p w14:paraId="60F8B4FF" w14:textId="77777777" w:rsidR="00B11547" w:rsidRDefault="00B11547" w:rsidP="00B11547">
            <w:r>
              <w:t>You can, in fact, return more than one value at a time. So, instead of returning a list we could have returned both roots separately:</w:t>
            </w:r>
          </w:p>
          <w:p w14:paraId="40448D47" w14:textId="77777777" w:rsidR="00B11547" w:rsidRDefault="00B11547" w:rsidP="00B11547"/>
          <w:p w14:paraId="20ECB330" w14:textId="77777777" w:rsidR="00B11547" w:rsidRDefault="00B11547" w:rsidP="00B11547">
            <w:r>
              <w:tab/>
              <w:t>return root_1, root_2</w:t>
            </w:r>
          </w:p>
          <w:p w14:paraId="33A2FC79" w14:textId="77777777" w:rsidR="00B11547" w:rsidRDefault="00B11547" w:rsidP="00B11547"/>
          <w:p w14:paraId="0EBC851A" w14:textId="77777777" w:rsidR="00B11547" w:rsidRDefault="00B11547" w:rsidP="00B11547">
            <w:r>
              <w:t xml:space="preserve">And you access these by assigning the output from the function call to 2 separate </w:t>
            </w:r>
            <w:proofErr w:type="gramStart"/>
            <w:r>
              <w:t>variable</w:t>
            </w:r>
            <w:proofErr w:type="gramEnd"/>
            <w:r>
              <w:t>:</w:t>
            </w:r>
          </w:p>
          <w:p w14:paraId="714AF36F" w14:textId="77777777" w:rsidR="00B11547" w:rsidRDefault="00B11547" w:rsidP="00B11547"/>
          <w:p w14:paraId="17D0D77D" w14:textId="6369E3FB" w:rsidR="00B11547" w:rsidRPr="008B4A7A" w:rsidRDefault="00B11547" w:rsidP="00B11547">
            <w:pPr>
              <w:spacing w:line="360" w:lineRule="auto"/>
              <w:rPr>
                <w:color w:val="000000" w:themeColor="text1"/>
              </w:rPr>
            </w:pPr>
            <w:r>
              <w:tab/>
              <w:t>r1, r2 = roots(x, y, z)</w:t>
            </w:r>
          </w:p>
        </w:tc>
      </w:tr>
    </w:tbl>
    <w:p w14:paraId="0F3BCD66" w14:textId="044385DE" w:rsidR="00D3275F" w:rsidRDefault="00D3275F" w:rsidP="00D3275F"/>
    <w:tbl>
      <w:tblPr>
        <w:tblStyle w:val="TableGrid"/>
        <w:tblW w:w="9015" w:type="dxa"/>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shd w:val="clear" w:color="auto" w:fill="F2DBDB" w:themeFill="accent2" w:themeFillTint="33"/>
        <w:tblCellMar>
          <w:top w:w="57" w:type="dxa"/>
          <w:bottom w:w="57" w:type="dxa"/>
        </w:tblCellMar>
        <w:tblLook w:val="04A0" w:firstRow="1" w:lastRow="0" w:firstColumn="1" w:lastColumn="0" w:noHBand="0" w:noVBand="1"/>
      </w:tblPr>
      <w:tblGrid>
        <w:gridCol w:w="9015"/>
      </w:tblGrid>
      <w:tr w:rsidR="00994355" w:rsidRPr="008B4A7A" w14:paraId="3079204A" w14:textId="77777777" w:rsidTr="005C22FA">
        <w:tc>
          <w:tcPr>
            <w:tcW w:w="9015" w:type="dxa"/>
            <w:shd w:val="clear" w:color="auto" w:fill="F2DBDB" w:themeFill="accent2" w:themeFillTint="33"/>
          </w:tcPr>
          <w:p w14:paraId="537A08F2" w14:textId="77777777" w:rsidR="00994355" w:rsidRDefault="00994355" w:rsidP="005C22FA">
            <w:r>
              <w:t xml:space="preserve">You can include default values for parameters in your function definition, which means that if you call the function without a </w:t>
            </w:r>
            <w:proofErr w:type="gramStart"/>
            <w:r>
              <w:t>particular parameter</w:t>
            </w:r>
            <w:proofErr w:type="gramEnd"/>
            <w:r>
              <w:t xml:space="preserve"> value the default will be used, but if you do include a value this will override the default. </w:t>
            </w:r>
            <w:proofErr w:type="gramStart"/>
            <w:r>
              <w:t>So</w:t>
            </w:r>
            <w:proofErr w:type="gramEnd"/>
            <w:r>
              <w:t xml:space="preserve"> something like:</w:t>
            </w:r>
          </w:p>
          <w:p w14:paraId="0BB61378" w14:textId="77777777" w:rsidR="00994355" w:rsidRDefault="00994355" w:rsidP="005C22FA"/>
          <w:p w14:paraId="6315971E" w14:textId="77777777" w:rsidR="00994355" w:rsidRDefault="00994355" w:rsidP="005C22FA">
            <w:pPr>
              <w:ind w:firstLine="720"/>
            </w:pPr>
            <w:proofErr w:type="spellStart"/>
            <w:r>
              <w:t>my_func</w:t>
            </w:r>
            <w:proofErr w:type="spellEnd"/>
            <w:r>
              <w:t>(a, b, c=23):</w:t>
            </w:r>
          </w:p>
          <w:p w14:paraId="4E534066" w14:textId="77777777" w:rsidR="00994355" w:rsidRDefault="00994355" w:rsidP="005C22FA">
            <w:pPr>
              <w:ind w:firstLine="720"/>
            </w:pPr>
          </w:p>
          <w:p w14:paraId="6ADA7579" w14:textId="77777777" w:rsidR="00994355" w:rsidRDefault="00994355" w:rsidP="005C22FA">
            <w:r>
              <w:t>will expect to have at least 2 parameters when called, and if this is the case will use c=23. However, if called with 3 parameters it will use the third as the value for c. So, by calling it like:</w:t>
            </w:r>
          </w:p>
          <w:p w14:paraId="59D99CCA" w14:textId="77777777" w:rsidR="00994355" w:rsidRDefault="00994355" w:rsidP="005C22FA"/>
          <w:p w14:paraId="0C60D8B6" w14:textId="77777777" w:rsidR="00994355" w:rsidRDefault="00994355" w:rsidP="005C22FA">
            <w:r>
              <w:tab/>
            </w:r>
            <w:proofErr w:type="spellStart"/>
            <w:r>
              <w:t>my_func</w:t>
            </w:r>
            <w:proofErr w:type="spellEnd"/>
            <w:r>
              <w:t>(3, 6, 12)</w:t>
            </w:r>
          </w:p>
          <w:p w14:paraId="7A668419" w14:textId="77777777" w:rsidR="00994355" w:rsidRDefault="00994355" w:rsidP="005C22FA"/>
          <w:p w14:paraId="49E6A5F2" w14:textId="77777777" w:rsidR="00994355" w:rsidRPr="00994355" w:rsidRDefault="00994355" w:rsidP="005C22FA">
            <w:r>
              <w:t>the function will use a=3, b=6 and c=12</w:t>
            </w:r>
          </w:p>
        </w:tc>
      </w:tr>
    </w:tbl>
    <w:p w14:paraId="7DF45478" w14:textId="77777777" w:rsidR="00E65439" w:rsidRDefault="00E65439" w:rsidP="00D3275F"/>
    <w:tbl>
      <w:tblPr>
        <w:tblStyle w:val="TableGrid"/>
        <w:tblpPr w:leftFromText="180" w:rightFromText="180" w:vertAnchor="text" w:horzAnchor="margin" w:tblpY="-36"/>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shd w:val="clear" w:color="auto" w:fill="F2DBDB" w:themeFill="accent2" w:themeFillTint="33"/>
        <w:tblLook w:val="04A0" w:firstRow="1" w:lastRow="0" w:firstColumn="1" w:lastColumn="0" w:noHBand="0" w:noVBand="1"/>
      </w:tblPr>
      <w:tblGrid>
        <w:gridCol w:w="8996"/>
      </w:tblGrid>
      <w:tr w:rsidR="00994355" w:rsidRPr="008B4A7A" w14:paraId="53A2F07F" w14:textId="77777777" w:rsidTr="00994355">
        <w:tc>
          <w:tcPr>
            <w:tcW w:w="8996" w:type="dxa"/>
            <w:shd w:val="clear" w:color="auto" w:fill="F2DBDB" w:themeFill="accent2" w:themeFillTint="33"/>
          </w:tcPr>
          <w:p w14:paraId="58C4513E" w14:textId="0B17030C" w:rsidR="00994355" w:rsidRDefault="00C96DA8" w:rsidP="00994355">
            <w:r>
              <w:t>Python 3 introduced the concept of ‘argument unpacking’ this allows a function with multiple parameters to be called with a ‘pointer’ (indicated by a ‘*’ symbol) to a list of values. This list is then ‘unpacked’ and assigned to the individual parameters. Easy to see an example:</w:t>
            </w:r>
          </w:p>
          <w:p w14:paraId="4BD33571" w14:textId="0CDC9484" w:rsidR="00C96DA8" w:rsidRDefault="00C96DA8" w:rsidP="00994355"/>
          <w:p w14:paraId="053A456D" w14:textId="4A1C8CC0" w:rsidR="00C96DA8" w:rsidRDefault="00C96DA8" w:rsidP="00994355">
            <w:r>
              <w:tab/>
              <w:t xml:space="preserve">def </w:t>
            </w:r>
            <w:proofErr w:type="spellStart"/>
            <w:r>
              <w:t>my_func</w:t>
            </w:r>
            <w:proofErr w:type="spellEnd"/>
            <w:r>
              <w:t>(a, b, c):</w:t>
            </w:r>
          </w:p>
          <w:p w14:paraId="40156136" w14:textId="368EAEC4" w:rsidR="00C96DA8" w:rsidRDefault="00C96DA8" w:rsidP="00994355">
            <w:r>
              <w:tab/>
              <w:t xml:space="preserve">    Do stuff with a, b and c</w:t>
            </w:r>
          </w:p>
          <w:p w14:paraId="320A1091" w14:textId="472A5C33" w:rsidR="00C96DA8" w:rsidRDefault="00C96DA8" w:rsidP="00994355"/>
          <w:p w14:paraId="3F1FDBFB" w14:textId="5FEF9286" w:rsidR="00C96DA8" w:rsidRDefault="00C96DA8" w:rsidP="00994355">
            <w:r>
              <w:tab/>
            </w:r>
            <w:proofErr w:type="spellStart"/>
            <w:r>
              <w:t>my_list</w:t>
            </w:r>
            <w:proofErr w:type="spellEnd"/>
            <w:r>
              <w:t xml:space="preserve"> = [1, 2,4]</w:t>
            </w:r>
          </w:p>
          <w:p w14:paraId="3C5F3007" w14:textId="04D50CC1" w:rsidR="00C96DA8" w:rsidRDefault="00C96DA8" w:rsidP="00994355">
            <w:r>
              <w:tab/>
            </w:r>
            <w:proofErr w:type="spellStart"/>
            <w:r>
              <w:t>my_func</w:t>
            </w:r>
            <w:proofErr w:type="spellEnd"/>
            <w:r>
              <w:t>(*</w:t>
            </w:r>
            <w:proofErr w:type="spellStart"/>
            <w:r>
              <w:t>my_list</w:t>
            </w:r>
            <w:proofErr w:type="spellEnd"/>
            <w:r>
              <w:t>]</w:t>
            </w:r>
          </w:p>
          <w:p w14:paraId="5E322047" w14:textId="440D310A" w:rsidR="00C96DA8" w:rsidRDefault="00C96DA8" w:rsidP="00994355"/>
          <w:p w14:paraId="491F2007" w14:textId="06B8478D" w:rsidR="00C96DA8" w:rsidRDefault="009F21FD" w:rsidP="00994355">
            <w:r>
              <w:t>you can also pass a tuple in a similar way.</w:t>
            </w:r>
          </w:p>
          <w:p w14:paraId="669D9D99" w14:textId="47B3EB52" w:rsidR="009F21FD" w:rsidRDefault="009F21FD" w:rsidP="00994355"/>
          <w:p w14:paraId="5C57827A" w14:textId="262CFF95" w:rsidR="009F21FD" w:rsidRDefault="000A68B2" w:rsidP="00994355">
            <w:r>
              <w:t xml:space="preserve">You can pass a </w:t>
            </w:r>
            <w:proofErr w:type="spellStart"/>
            <w:r>
              <w:t>dict</w:t>
            </w:r>
            <w:proofErr w:type="spellEnd"/>
            <w:r>
              <w:t>, where the keys are the same as the parameter names using a ‘**’ prefix:</w:t>
            </w:r>
          </w:p>
          <w:p w14:paraId="2755B240" w14:textId="28CF55D9" w:rsidR="000A68B2" w:rsidRDefault="000A68B2" w:rsidP="00994355">
            <w:r>
              <w:tab/>
            </w:r>
            <w:proofErr w:type="spellStart"/>
            <w:r>
              <w:t>my_dict</w:t>
            </w:r>
            <w:proofErr w:type="spellEnd"/>
            <w:r>
              <w:t xml:space="preserve"> = {‘c’:1, ‘a’:2, ‘b’:4}</w:t>
            </w:r>
          </w:p>
          <w:p w14:paraId="351D2539" w14:textId="0C96DEFC" w:rsidR="000A68B2" w:rsidRDefault="000A68B2" w:rsidP="00994355">
            <w:r>
              <w:tab/>
            </w:r>
            <w:proofErr w:type="spellStart"/>
            <w:r>
              <w:t>my_func</w:t>
            </w:r>
            <w:proofErr w:type="spellEnd"/>
            <w:r>
              <w:t>(**</w:t>
            </w:r>
            <w:proofErr w:type="spellStart"/>
            <w:r>
              <w:t>my_dict</w:t>
            </w:r>
            <w:proofErr w:type="spellEnd"/>
            <w:r>
              <w:t>)</w:t>
            </w:r>
          </w:p>
          <w:p w14:paraId="1540023F" w14:textId="7E6D8D50" w:rsidR="00C96DA8" w:rsidRPr="00D3275F" w:rsidRDefault="00C96DA8" w:rsidP="00994355"/>
        </w:tc>
      </w:tr>
    </w:tbl>
    <w:p w14:paraId="2D651376" w14:textId="19A8612C" w:rsidR="00D3275F" w:rsidRDefault="00D3275F" w:rsidP="00D3275F"/>
    <w:tbl>
      <w:tblPr>
        <w:tblStyle w:val="TableGrid"/>
        <w:tblpPr w:leftFromText="180" w:rightFromText="180" w:vertAnchor="text" w:horzAnchor="margin" w:tblpY="18"/>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shd w:val="clear" w:color="auto" w:fill="F2DBDB" w:themeFill="accent2" w:themeFillTint="33"/>
        <w:tblCellMar>
          <w:top w:w="57" w:type="dxa"/>
          <w:bottom w:w="57" w:type="dxa"/>
        </w:tblCellMar>
        <w:tblLook w:val="04A0" w:firstRow="1" w:lastRow="0" w:firstColumn="1" w:lastColumn="0" w:noHBand="0" w:noVBand="1"/>
      </w:tblPr>
      <w:tblGrid>
        <w:gridCol w:w="8996"/>
      </w:tblGrid>
      <w:tr w:rsidR="00994355" w:rsidRPr="008B4A7A" w14:paraId="61E07830" w14:textId="77777777" w:rsidTr="00994355">
        <w:tc>
          <w:tcPr>
            <w:tcW w:w="8996" w:type="dxa"/>
            <w:shd w:val="clear" w:color="auto" w:fill="F2DBDB" w:themeFill="accent2" w:themeFillTint="33"/>
          </w:tcPr>
          <w:p w14:paraId="447BE3BA" w14:textId="3F9065E6" w:rsidR="00994355" w:rsidRDefault="00994355" w:rsidP="00994355">
            <w:pPr>
              <w:rPr>
                <w:ins w:id="223" w:author="John Palmer" w:date="2019-05-30T16:28:00Z"/>
                <w:b/>
                <w:sz w:val="28"/>
                <w:szCs w:val="28"/>
              </w:rPr>
            </w:pPr>
            <w:r w:rsidRPr="00D863F6">
              <w:rPr>
                <w:b/>
                <w:sz w:val="28"/>
                <w:szCs w:val="28"/>
              </w:rPr>
              <w:t xml:space="preserve">Lambda </w:t>
            </w:r>
            <w:r>
              <w:rPr>
                <w:b/>
                <w:sz w:val="28"/>
                <w:szCs w:val="28"/>
              </w:rPr>
              <w:t>‘</w:t>
            </w:r>
            <w:r w:rsidRPr="00D863F6">
              <w:rPr>
                <w:b/>
                <w:sz w:val="28"/>
                <w:szCs w:val="28"/>
              </w:rPr>
              <w:t>Functions</w:t>
            </w:r>
            <w:r>
              <w:rPr>
                <w:b/>
                <w:sz w:val="28"/>
                <w:szCs w:val="28"/>
              </w:rPr>
              <w:t>’</w:t>
            </w:r>
          </w:p>
          <w:p w14:paraId="21A1FA9A" w14:textId="77777777" w:rsidR="00607A0E" w:rsidRDefault="00607A0E" w:rsidP="00994355">
            <w:pPr>
              <w:rPr>
                <w:b/>
                <w:sz w:val="28"/>
                <w:szCs w:val="28"/>
              </w:rPr>
            </w:pPr>
          </w:p>
          <w:p w14:paraId="5FDC3F65" w14:textId="77777777" w:rsidR="00994355" w:rsidRDefault="00994355" w:rsidP="00994355">
            <w:r>
              <w:t xml:space="preserve">Python also has a concept of one-line functions called ‘lambda </w:t>
            </w:r>
            <w:proofErr w:type="gramStart"/>
            <w:r>
              <w:t>functions’</w:t>
            </w:r>
            <w:proofErr w:type="gramEnd"/>
            <w:r>
              <w:t>. These allow you so define a simple function with a single line. They are, so called, ‘anonymous’ functions which means, as you might deduce, functions without a name – but you can assign them to an object (variable). They just perform a simple operation and won’t return anything.</w:t>
            </w:r>
          </w:p>
          <w:p w14:paraId="1F78E3F4" w14:textId="54FE6C5F" w:rsidR="00994355" w:rsidRDefault="00994355" w:rsidP="00994355">
            <w:r>
              <w:t>They are of the form: lambda &lt;parameter list&gt; : expression. Let’s define a simple la</w:t>
            </w:r>
            <w:ins w:id="224" w:author="John Palmer" w:date="2019-05-30T16:28:00Z">
              <w:r w:rsidR="00607A0E">
                <w:t>m</w:t>
              </w:r>
            </w:ins>
            <w:r>
              <w:t xml:space="preserve">bda function that takes the first parameter it gets and adds this to the square of the second, and we’ll assign this to an object called </w:t>
            </w:r>
            <w:proofErr w:type="spellStart"/>
            <w:r>
              <w:t>calc_it</w:t>
            </w:r>
            <w:proofErr w:type="spellEnd"/>
            <w:r>
              <w:t xml:space="preserve"> (I know, I know, I’ve got no idea why you’d want to do this but still …)</w:t>
            </w:r>
          </w:p>
          <w:p w14:paraId="05EE7FED" w14:textId="77777777" w:rsidR="00994355" w:rsidRDefault="00994355" w:rsidP="00994355"/>
          <w:p w14:paraId="7BCDCE72" w14:textId="29AE4A17" w:rsidR="00994355" w:rsidRDefault="00994355" w:rsidP="00994355">
            <w:pPr>
              <w:ind w:firstLine="720"/>
            </w:pPr>
            <w:proofErr w:type="spellStart"/>
            <w:r>
              <w:t>calc_it</w:t>
            </w:r>
            <w:proofErr w:type="spellEnd"/>
            <w:r>
              <w:t xml:space="preserve"> = lambda </w:t>
            </w:r>
            <w:proofErr w:type="spellStart"/>
            <w:r>
              <w:t>x,y</w:t>
            </w:r>
            <w:proofErr w:type="spellEnd"/>
            <w:r>
              <w:t xml:space="preserve"> : x+y**2</w:t>
            </w:r>
          </w:p>
          <w:p w14:paraId="1E5D2787" w14:textId="77777777" w:rsidR="00994355" w:rsidRDefault="00994355" w:rsidP="00994355">
            <w:pPr>
              <w:ind w:firstLine="720"/>
            </w:pPr>
          </w:p>
          <w:p w14:paraId="2175DE35" w14:textId="76C23158" w:rsidR="00994355" w:rsidRDefault="00994355" w:rsidP="00994355">
            <w:r>
              <w:t>Now we could use this like a named function:</w:t>
            </w:r>
          </w:p>
          <w:p w14:paraId="12EBEBDE" w14:textId="77777777" w:rsidR="00994355" w:rsidRDefault="00994355" w:rsidP="00994355"/>
          <w:p w14:paraId="41DA5538" w14:textId="7FC45087" w:rsidR="00994355" w:rsidRDefault="00994355" w:rsidP="00994355">
            <w:r>
              <w:tab/>
            </w:r>
            <w:proofErr w:type="spellStart"/>
            <w:r>
              <w:t>calc_it</w:t>
            </w:r>
            <w:proofErr w:type="spellEnd"/>
            <w:r>
              <w:t>(2,3)</w:t>
            </w:r>
          </w:p>
          <w:p w14:paraId="295243AE" w14:textId="77777777" w:rsidR="00994355" w:rsidRDefault="00994355" w:rsidP="00994355"/>
          <w:p w14:paraId="7004277F" w14:textId="53FB2EC5" w:rsidR="00994355" w:rsidRDefault="00994355" w:rsidP="00994355">
            <w:r>
              <w:t>Which would give a result of 11.</w:t>
            </w:r>
          </w:p>
          <w:p w14:paraId="663E1D1F" w14:textId="77777777" w:rsidR="00994355" w:rsidRDefault="00994355" w:rsidP="00994355"/>
          <w:p w14:paraId="6A6C3163" w14:textId="77F01B21" w:rsidR="00994355" w:rsidRDefault="00994355" w:rsidP="00994355">
            <w:r>
              <w:t>These are often used as ‘throw away’ functions, though, were you only want them at that instant and won’t use them again, so they don’t need a name. Probably easy to use an example.  Consider I have a list of tuples:</w:t>
            </w:r>
          </w:p>
          <w:p w14:paraId="514DBE45" w14:textId="77777777" w:rsidR="00994355" w:rsidRDefault="00994355" w:rsidP="00994355"/>
          <w:p w14:paraId="53AFA5B7" w14:textId="2E892B85" w:rsidR="00994355" w:rsidRDefault="00994355" w:rsidP="00994355">
            <w:r>
              <w:tab/>
            </w:r>
            <w:r w:rsidRPr="00267B21">
              <w:t>my_list = [('a',</w:t>
            </w:r>
            <w:r>
              <w:t xml:space="preserve"> </w:t>
            </w:r>
            <w:r w:rsidRPr="00267B21">
              <w:t>26),</w:t>
            </w:r>
            <w:r>
              <w:t xml:space="preserve"> </w:t>
            </w:r>
            <w:r w:rsidRPr="00267B21">
              <w:t>('b',</w:t>
            </w:r>
            <w:r>
              <w:t xml:space="preserve"> </w:t>
            </w:r>
            <w:r w:rsidRPr="00267B21">
              <w:t>5),</w:t>
            </w:r>
            <w:r>
              <w:t xml:space="preserve"> </w:t>
            </w:r>
            <w:r w:rsidRPr="00267B21">
              <w:t>('c',</w:t>
            </w:r>
            <w:r>
              <w:t xml:space="preserve"> </w:t>
            </w:r>
            <w:r w:rsidRPr="00267B21">
              <w:t>105),</w:t>
            </w:r>
            <w:r>
              <w:t xml:space="preserve"> </w:t>
            </w:r>
            <w:r w:rsidRPr="00267B21">
              <w:t>('d',</w:t>
            </w:r>
            <w:r>
              <w:t xml:space="preserve"> </w:t>
            </w:r>
            <w:r w:rsidRPr="00267B21">
              <w:t>67),</w:t>
            </w:r>
            <w:r>
              <w:t xml:space="preserve"> </w:t>
            </w:r>
            <w:r w:rsidRPr="00267B21">
              <w:t>('e',</w:t>
            </w:r>
            <w:r>
              <w:t xml:space="preserve"> </w:t>
            </w:r>
            <w:r w:rsidRPr="00267B21">
              <w:t>45)]</w:t>
            </w:r>
          </w:p>
          <w:p w14:paraId="5F57479C" w14:textId="77777777" w:rsidR="00994355" w:rsidRDefault="00994355" w:rsidP="00994355"/>
          <w:p w14:paraId="147535E6" w14:textId="326311A7" w:rsidR="00994355" w:rsidRDefault="00994355" w:rsidP="00994355">
            <w:r>
              <w:t>I want this sorted on the second, numeric, part of the tuple. You could, produce a function to do this but there is no need.</w:t>
            </w:r>
          </w:p>
          <w:p w14:paraId="1DA8EF50" w14:textId="77777777" w:rsidR="00994355" w:rsidRDefault="00994355" w:rsidP="00994355"/>
          <w:p w14:paraId="6FA178EA" w14:textId="523C76D8" w:rsidR="00994355" w:rsidRDefault="00994355" w:rsidP="00994355">
            <w:r>
              <w:tab/>
            </w:r>
            <w:proofErr w:type="spellStart"/>
            <w:ins w:id="225" w:author="John Palmer" w:date="2019-05-30T17:37:00Z">
              <w:r w:rsidR="004418A3">
                <w:t>m</w:t>
              </w:r>
            </w:ins>
            <w:del w:id="226" w:author="John Palmer" w:date="2019-05-30T17:37:00Z">
              <w:r w:rsidDel="004418A3">
                <w:delText>M</w:delText>
              </w:r>
            </w:del>
            <w:r>
              <w:t>y_list.sort</w:t>
            </w:r>
            <w:proofErr w:type="spellEnd"/>
            <w:r>
              <w:t>(key = lambda x : x[1])</w:t>
            </w:r>
          </w:p>
          <w:p w14:paraId="73AE7001" w14:textId="77777777" w:rsidR="00994355" w:rsidRDefault="00994355" w:rsidP="00994355"/>
          <w:p w14:paraId="20A8AA56" w14:textId="060BCD94" w:rsidR="00994355" w:rsidRDefault="00994355" w:rsidP="00994355">
            <w:r>
              <w:t>Does it in one go,  giving a ‘new’ my_list of:</w:t>
            </w:r>
          </w:p>
          <w:p w14:paraId="0DDA59F2" w14:textId="77777777" w:rsidR="00994355" w:rsidRDefault="00994355" w:rsidP="00994355"/>
          <w:p w14:paraId="019B6C81" w14:textId="0CB94EB7" w:rsidR="00994355" w:rsidRDefault="00994355" w:rsidP="00994355">
            <w:r>
              <w:tab/>
            </w:r>
            <w:r w:rsidRPr="00267B21">
              <w:t>[('b', 5), ('a', 26), ('e', 45), ('d', 67), ('c', 105)]</w:t>
            </w:r>
          </w:p>
          <w:p w14:paraId="3C0D85FE" w14:textId="77777777" w:rsidR="00994355" w:rsidRDefault="00994355" w:rsidP="00994355"/>
          <w:p w14:paraId="429E3A60" w14:textId="77777777" w:rsidR="00994355" w:rsidRDefault="00994355" w:rsidP="00994355">
            <w:r>
              <w:t>As those annoying meercats say ‘simples’</w:t>
            </w:r>
          </w:p>
          <w:p w14:paraId="4B32407A" w14:textId="77777777" w:rsidR="00994355" w:rsidRPr="008B4A7A" w:rsidRDefault="00994355" w:rsidP="00994355">
            <w:pPr>
              <w:spacing w:line="360" w:lineRule="auto"/>
              <w:rPr>
                <w:color w:val="000000" w:themeColor="text1"/>
              </w:rPr>
            </w:pPr>
          </w:p>
        </w:tc>
      </w:tr>
    </w:tbl>
    <w:p w14:paraId="526A8D39" w14:textId="77777777" w:rsidR="000E5241" w:rsidRDefault="000E5241" w:rsidP="0077672C"/>
    <w:p w14:paraId="0D373F4C" w14:textId="1B84118A" w:rsidR="00CF0BFD" w:rsidRDefault="00994355" w:rsidP="0077672C">
      <w:r>
        <w:t>Now we’ll look at using someone else’s hard work.</w:t>
      </w:r>
    </w:p>
    <w:p w14:paraId="21EAD5D2" w14:textId="70C275D5" w:rsidR="005B7BEF" w:rsidRDefault="005B7BEF" w:rsidP="005B7BEF">
      <w:pPr>
        <w:pStyle w:val="Heading2"/>
      </w:pPr>
      <w:r>
        <w:t>Modules – reusing someone else’s code</w:t>
      </w:r>
      <w:r w:rsidR="00285422">
        <w:t xml:space="preserve"> (introducing numPy)</w:t>
      </w:r>
    </w:p>
    <w:p w14:paraId="3DFC911E" w14:textId="11B6EFE2" w:rsidR="00390DE5" w:rsidRDefault="00390DE5" w:rsidP="00390DE5">
      <w:r>
        <w:t xml:space="preserve">So, we’ve written some code to solve quadratic equations, which we could re-use anywhere, and it works quite well but doesn’t handle complex roots in a particularly sophisticated way. Wouldn’t it be nice if someone else had written a better version – and you could ‘borrow’ their code? Well, they </w:t>
      </w:r>
      <w:proofErr w:type="gramStart"/>
      <w:r>
        <w:t>have</w:t>
      </w:r>
      <w:proofErr w:type="gramEnd"/>
      <w:r>
        <w:t xml:space="preserve"> and you can – for free. This is where the concept of importing modules arises. </w:t>
      </w:r>
    </w:p>
    <w:p w14:paraId="321D5E22" w14:textId="0F8465B7" w:rsidR="00390DE5" w:rsidRDefault="00390DE5" w:rsidP="00390DE5">
      <w:r>
        <w:t>A</w:t>
      </w:r>
      <w:r w:rsidR="00BE1326">
        <w:t>s</w:t>
      </w:r>
      <w:r>
        <w:t xml:space="preserve"> already mentioned, Python is an extremely popular programming language and there are huge numbers of people out there using it to do specialist things. Python is managed by the ‘Python Software Foundation’ </w:t>
      </w:r>
      <w:r w:rsidR="00BE1326">
        <w:fldChar w:fldCharType="begin"/>
      </w:r>
      <w:r w:rsidR="00C214C1">
        <w:instrText xml:space="preserve"> ADDIN ZOTERO_ITEM CSL_CITATION {"citationID":"HEsMYfNQ","properties":{"formattedCitation":"(PSF, n.d.)","plainCitation":"(PSF, n.d.)","noteIndex":0},"citationItems":[{"id":962,"uris":["http://zotero.org/users/4680/items/67EICDUE"],"uri":["http://zotero.org/users/4680/items/67EICDUE"],"itemData":{"id":962,"type":"webpage","title":"Python Software Foundation","container-title":"PSF","abstract":"The official home of the Python Programming Language","URL":"https://www.python.org/psf/","language":"en","accessed":{"date-parts":[["2019",3,24]]}}}],"schema":"https://github.com/citation-style-language/schema/raw/master/csl-citation.json"} </w:instrText>
      </w:r>
      <w:r w:rsidR="00BE1326">
        <w:fldChar w:fldCharType="separate"/>
      </w:r>
      <w:r w:rsidR="00C214C1" w:rsidRPr="00C214C1">
        <w:rPr>
          <w:rFonts w:cs="Calibri"/>
        </w:rPr>
        <w:t>(PSF, n.d.)</w:t>
      </w:r>
      <w:r w:rsidR="00BE1326">
        <w:fldChar w:fldCharType="end"/>
      </w:r>
      <w:r>
        <w:t xml:space="preserve">which guides its development and offers it as part of the more general Open Source movement. </w:t>
      </w:r>
      <w:r w:rsidR="00BE1326">
        <w:t>This encourages the development of software to be distributed under a license that allows its use free to all. In that vein</w:t>
      </w:r>
      <w:r w:rsidR="00583C9E">
        <w:t xml:space="preserve">, many of the </w:t>
      </w:r>
      <w:proofErr w:type="gramStart"/>
      <w:r w:rsidR="00583C9E">
        <w:t>aforementioned specialist</w:t>
      </w:r>
      <w:proofErr w:type="gramEnd"/>
      <w:r w:rsidR="00583C9E">
        <w:t xml:space="preserve"> have made their code available for free to all.</w:t>
      </w:r>
    </w:p>
    <w:p w14:paraId="57CA2E8F" w14:textId="77777777" w:rsidR="00C66A78" w:rsidRDefault="00583C9E" w:rsidP="00390DE5">
      <w:r>
        <w:t>There are lots of modules written either specifically for Physics/Astronomy and Data Science or more generally for science and technology (as well as Machine learning, A.I., natural language processing, web development … and so on). In SXPS288 we’ll make use of a number of these</w:t>
      </w:r>
      <w:r w:rsidR="002E40F1">
        <w:t xml:space="preserve"> (NumPy, SciPy, Matplotlib, Pandas, </w:t>
      </w:r>
      <w:proofErr w:type="spellStart"/>
      <w:r w:rsidR="002E40F1">
        <w:t>AstroPy</w:t>
      </w:r>
      <w:proofErr w:type="spellEnd"/>
      <w:r w:rsidR="002E40F1">
        <w:t xml:space="preserve">, </w:t>
      </w:r>
      <w:proofErr w:type="spellStart"/>
      <w:r w:rsidR="002E40F1">
        <w:t>lmfit</w:t>
      </w:r>
      <w:proofErr w:type="spellEnd"/>
      <w:r w:rsidR="002E40F1">
        <w:t xml:space="preserve"> etc.). The reason being that they make life easy – why re-invent the wheel? </w:t>
      </w:r>
    </w:p>
    <w:p w14:paraId="532167C0" w14:textId="73320ADB" w:rsidR="00583C9E" w:rsidRDefault="002E40F1" w:rsidP="00390DE5">
      <w:r>
        <w:t xml:space="preserve">Here we’ll introduce just one of them – </w:t>
      </w:r>
      <w:proofErr w:type="spellStart"/>
      <w:r w:rsidR="002869FA">
        <w:t>n</w:t>
      </w:r>
      <w:r>
        <w:t>umPy</w:t>
      </w:r>
      <w:proofErr w:type="spellEnd"/>
      <w:r>
        <w:t xml:space="preserve"> (pronounced, apparently, ‘</w:t>
      </w:r>
      <w:proofErr w:type="spellStart"/>
      <w:r>
        <w:t>NumPie</w:t>
      </w:r>
      <w:proofErr w:type="spellEnd"/>
      <w:r>
        <w:t>’ – although I prefer ‘</w:t>
      </w:r>
      <w:proofErr w:type="spellStart"/>
      <w:r>
        <w:t>Numpi</w:t>
      </w:r>
      <w:proofErr w:type="spellEnd"/>
      <w:r>
        <w:t>’, like jumpy</w:t>
      </w:r>
      <w:r w:rsidR="008534C9">
        <w:t xml:space="preserve"> </w:t>
      </w:r>
      <w:r w:rsidR="008534C9">
        <w:fldChar w:fldCharType="begin"/>
      </w:r>
      <w:r w:rsidR="008534C9">
        <w:instrText xml:space="preserve"> ADDIN ZOTERO_ITEM CSL_CITATION {"citationID":"4JDnP09m","properties":{"formattedCitation":"(http://www.numpy.org/, n.d.)","plainCitation":"(http://www.numpy.org/, n.d.)","noteIndex":0},"citationItems":[{"id":966,"uris":["http://zotero.org/users/4680/items/FQY79SUN"],"uri":["http://zotero.org/users/4680/items/FQY79SUN"],"itemData":{"id":966,"type":"webpage","title":"NumPy","URL":"http://www.numpy.org/","accessed":{"date-parts":[["2019",3,24]]}}}],"schema":"https://github.com/citation-style-language/schema/raw/master/csl-citation.json"} </w:instrText>
      </w:r>
      <w:r w:rsidR="008534C9">
        <w:fldChar w:fldCharType="separate"/>
      </w:r>
      <w:r w:rsidR="008534C9" w:rsidRPr="008534C9">
        <w:rPr>
          <w:rFonts w:cs="Calibri"/>
        </w:rPr>
        <w:t>(http://www.numpy.org/, n.d.)</w:t>
      </w:r>
      <w:r w:rsidR="008534C9">
        <w:fldChar w:fldCharType="end"/>
      </w:r>
      <w:r>
        <w:t>. We’ll do this, as usual, by example – rewriting our solver.</w:t>
      </w:r>
    </w:p>
    <w:p w14:paraId="623D7876" w14:textId="2361648A" w:rsidR="002E40F1" w:rsidRDefault="00C66A78" w:rsidP="00390DE5">
      <w:r>
        <w:lastRenderedPageBreak/>
        <w:t>Now it happens that the module NumPy has a quadratic solver – in fact it solves polynomial functions, AND it calculates the complex roots, and it’s called roots() too. To use it we’ll have to ‘import’ it just as we imported ‘math’ way back in our original ‘solver’ (</w:t>
      </w:r>
      <w:r w:rsidR="00695FB8">
        <w:fldChar w:fldCharType="begin"/>
      </w:r>
      <w:r w:rsidR="00695FB8">
        <w:instrText xml:space="preserve"> REF _Ref4667260 \h </w:instrText>
      </w:r>
      <w:r w:rsidR="00695FB8">
        <w:fldChar w:fldCharType="separate"/>
      </w:r>
      <w:r w:rsidR="00695FB8">
        <w:t xml:space="preserve">Figure </w:t>
      </w:r>
      <w:r w:rsidR="00695FB8">
        <w:rPr>
          <w:noProof/>
        </w:rPr>
        <w:t>9</w:t>
      </w:r>
      <w:r w:rsidR="00695FB8">
        <w:fldChar w:fldCharType="end"/>
      </w:r>
      <w:r>
        <w:t>). Conveniently, the Anaconda distribution makes NumPy available as standard. By Example</w:t>
      </w:r>
      <w:r w:rsidR="00C840F8">
        <w:t xml:space="preserve"> </w:t>
      </w:r>
      <w:r w:rsidR="003A20EE">
        <w:t>(</w:t>
      </w:r>
      <w:r w:rsidR="003A20EE">
        <w:fldChar w:fldCharType="begin"/>
      </w:r>
      <w:r w:rsidR="003A20EE">
        <w:instrText xml:space="preserve"> REF _Ref4677695 \h </w:instrText>
      </w:r>
      <w:r w:rsidR="003A20EE">
        <w:fldChar w:fldCharType="separate"/>
      </w:r>
      <w:r w:rsidR="005C6001">
        <w:t xml:space="preserve">Figure </w:t>
      </w:r>
      <w:r w:rsidR="005C6001">
        <w:rPr>
          <w:noProof/>
        </w:rPr>
        <w:t>16</w:t>
      </w:r>
      <w:r w:rsidR="003A20EE">
        <w:fldChar w:fldCharType="end"/>
      </w:r>
      <w:r w:rsidR="00C840F8">
        <w:t>)</w:t>
      </w:r>
      <w:r>
        <w:t>:</w:t>
      </w:r>
    </w:p>
    <w:p w14:paraId="29FEF66A" w14:textId="77777777" w:rsidR="003A20EE" w:rsidRDefault="003A20EE" w:rsidP="003A20EE">
      <w:pPr>
        <w:keepNext/>
        <w:framePr w:w="9015" w:h="1894" w:hSpace="181" w:wrap="around" w:vAnchor="text" w:hAnchor="page" w:x="1487" w:y="58"/>
        <w:pBdr>
          <w:top w:val="single" w:sz="6" w:space="1" w:color="auto"/>
          <w:left w:val="single" w:sz="6" w:space="1" w:color="auto"/>
          <w:bottom w:val="single" w:sz="6" w:space="1" w:color="auto"/>
          <w:right w:val="single" w:sz="6" w:space="1" w:color="auto"/>
        </w:pBdr>
      </w:pPr>
      <w:r>
        <w:rPr>
          <w:noProof/>
        </w:rPr>
        <w:drawing>
          <wp:inline distT="0" distB="0" distL="0" distR="0" wp14:anchorId="39315D3E" wp14:editId="783972E8">
            <wp:extent cx="5730875" cy="1969135"/>
            <wp:effectExtent l="0" t="0" r="317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1969135"/>
                    </a:xfrm>
                    <a:prstGeom prst="rect">
                      <a:avLst/>
                    </a:prstGeom>
                    <a:noFill/>
                  </pic:spPr>
                </pic:pic>
              </a:graphicData>
            </a:graphic>
          </wp:inline>
        </w:drawing>
      </w:r>
    </w:p>
    <w:p w14:paraId="3F75D133" w14:textId="726B950A" w:rsidR="003A20EE" w:rsidRDefault="003A20EE" w:rsidP="003A20EE">
      <w:pPr>
        <w:pStyle w:val="Caption"/>
        <w:framePr w:w="9015" w:h="1894" w:hSpace="181" w:wrap="around" w:vAnchor="text" w:hAnchor="page" w:x="1487" w:y="58"/>
        <w:pBdr>
          <w:top w:val="single" w:sz="6" w:space="1" w:color="auto"/>
          <w:left w:val="single" w:sz="6" w:space="1" w:color="auto"/>
          <w:bottom w:val="single" w:sz="6" w:space="1" w:color="auto"/>
          <w:right w:val="single" w:sz="6" w:space="1" w:color="auto"/>
        </w:pBdr>
      </w:pPr>
      <w:bookmarkStart w:id="227" w:name="_Ref4677695"/>
      <w:r>
        <w:t xml:space="preserve">Figure </w:t>
      </w:r>
      <w:fldSimple w:instr=" SEQ Figure \* ARABIC ">
        <w:r w:rsidR="00236E07">
          <w:rPr>
            <w:noProof/>
          </w:rPr>
          <w:t>16</w:t>
        </w:r>
      </w:fldSimple>
      <w:bookmarkEnd w:id="227"/>
      <w:r>
        <w:t>: 'solver' using numPy</w:t>
      </w:r>
    </w:p>
    <w:p w14:paraId="225C7FCE" w14:textId="7133C619" w:rsidR="00C66A78" w:rsidRDefault="00C66A78" w:rsidP="00390DE5">
      <w:r>
        <w:t xml:space="preserve">You can see how much simpler this is. We just needed to know that numPy existed and that it contained an equation solver. </w:t>
      </w:r>
      <w:r w:rsidR="00EA1E97">
        <w:t xml:space="preserve">It’s also been </w:t>
      </w:r>
      <w:proofErr w:type="gramStart"/>
      <w:r w:rsidR="00EA1E97">
        <w:t>really well</w:t>
      </w:r>
      <w:proofErr w:type="gramEnd"/>
      <w:r w:rsidR="00EA1E97">
        <w:t xml:space="preserve"> checked for errors!</w:t>
      </w:r>
    </w:p>
    <w:p w14:paraId="79D88EC1" w14:textId="610651CA" w:rsidR="00C66A78" w:rsidRDefault="00C66A78" w:rsidP="00390DE5">
      <w:r>
        <w:t>Thigs to note:</w:t>
      </w:r>
    </w:p>
    <w:p w14:paraId="4A7C9789" w14:textId="50DE60DC" w:rsidR="00C66A78" w:rsidRDefault="009362B5" w:rsidP="009362B5">
      <w:pPr>
        <w:pStyle w:val="ListParagraph"/>
        <w:numPr>
          <w:ilvl w:val="0"/>
          <w:numId w:val="38"/>
        </w:numPr>
      </w:pPr>
      <w:r>
        <w:t>We import numPy using ‘import num</w:t>
      </w:r>
      <w:r w:rsidR="007052B2">
        <w:t>P</w:t>
      </w:r>
      <w:r>
        <w:t>y as np’</w:t>
      </w:r>
      <w:r w:rsidR="00772CD0">
        <w:t xml:space="preserve"> – it doesn’t have to be ‘np’ but by convention often is</w:t>
      </w:r>
      <w:r>
        <w:t xml:space="preserve">. There are other, similar, ways of importing a module, that alter, </w:t>
      </w:r>
      <w:r w:rsidR="00772CD0">
        <w:t>subtly</w:t>
      </w:r>
      <w:r>
        <w:t>, the way we call the module functions (see blue box). By doing it this way, we call any numPy function using a ‘np.’ prefix</w:t>
      </w:r>
      <w:r w:rsidR="00E82882">
        <w:t xml:space="preserve"> (np.roots</w:t>
      </w:r>
      <w:r w:rsidR="000F2240">
        <w:t>()</w:t>
      </w:r>
      <w:r w:rsidR="00E82882">
        <w:t>)</w:t>
      </w:r>
      <w:r>
        <w:t xml:space="preserve">. This may seem a bit </w:t>
      </w:r>
      <w:r w:rsidR="00492C7F">
        <w:t>long-winded,</w:t>
      </w:r>
      <w:r>
        <w:t xml:space="preserve"> but it has the advantage that we know we are calling a numPy function and can’t get confused with, say, a function called roots() that we’ve declared somewhere, or any other module’s function called roots().</w:t>
      </w:r>
    </w:p>
    <w:p w14:paraId="419968DC" w14:textId="36350352" w:rsidR="009362B5" w:rsidRDefault="009362B5" w:rsidP="009362B5">
      <w:pPr>
        <w:pStyle w:val="ListParagraph"/>
        <w:numPr>
          <w:ilvl w:val="0"/>
          <w:numId w:val="38"/>
        </w:numPr>
      </w:pPr>
      <w:r>
        <w:t xml:space="preserve">We call it, and deal with the function’s return value(s) </w:t>
      </w:r>
      <w:r w:rsidR="005C10B0">
        <w:t>in much</w:t>
      </w:r>
      <w:r>
        <w:t xml:space="preserve"> the same way as with our self-declared function.</w:t>
      </w:r>
      <w:r w:rsidR="005C10B0">
        <w:t xml:space="preserve"> The only real difference is that we </w:t>
      </w:r>
      <w:proofErr w:type="gramStart"/>
      <w:r w:rsidR="005C10B0">
        <w:t>have to</w:t>
      </w:r>
      <w:proofErr w:type="gramEnd"/>
      <w:r w:rsidR="005C10B0">
        <w:t xml:space="preserve"> send the parameter values as a list ([a, b, c,]) rather than as separate values. This just happens to be the way the numPy function has been written and, if you think about it, allows variable numbers of parameter values to be sent and allows the function to determine the ‘order’ of the polynomial you want a solution for.</w:t>
      </w:r>
    </w:p>
    <w:p w14:paraId="401573A1" w14:textId="77777777" w:rsidR="009362B5" w:rsidRDefault="009362B5" w:rsidP="009362B5">
      <w:pPr>
        <w:pStyle w:val="ListParagraph"/>
        <w:numPr>
          <w:ilvl w:val="0"/>
          <w:numId w:val="38"/>
        </w:numPr>
      </w:pPr>
      <w:r>
        <w:t xml:space="preserve">You will find that this code will return imaginary roots </w:t>
      </w:r>
      <w:proofErr w:type="gramStart"/>
      <w:r>
        <w:t>and also</w:t>
      </w:r>
      <w:proofErr w:type="gramEnd"/>
      <w:r>
        <w:t>, if you modify it, it will solve polynomial equations of a higher order.</w:t>
      </w:r>
    </w:p>
    <w:p w14:paraId="1B2A46FF" w14:textId="7C4E6E70" w:rsidR="003A20EE" w:rsidDel="004C5A52" w:rsidRDefault="00891251" w:rsidP="00390DE5">
      <w:pPr>
        <w:rPr>
          <w:del w:id="228" w:author="John Palmer" w:date="2019-05-30T17:37:00Z"/>
        </w:rPr>
      </w:pPr>
      <w:del w:id="229" w:author="John Palmer" w:date="2019-05-29T19:49:00Z">
        <w:r w:rsidDel="00512C7F">
          <w:rPr>
            <w:noProof/>
          </w:rPr>
          <mc:AlternateContent>
            <mc:Choice Requires="wps">
              <w:drawing>
                <wp:anchor distT="45720" distB="45720" distL="114300" distR="114300" simplePos="0" relativeHeight="251717632" behindDoc="0" locked="0" layoutInCell="1" allowOverlap="1" wp14:anchorId="64F3E894" wp14:editId="12214123">
                  <wp:simplePos x="0" y="0"/>
                  <wp:positionH relativeFrom="margin">
                    <wp:align>right</wp:align>
                  </wp:positionH>
                  <wp:positionV relativeFrom="paragraph">
                    <wp:posOffset>1631315</wp:posOffset>
                  </wp:positionV>
                  <wp:extent cx="5705475" cy="323850"/>
                  <wp:effectExtent l="0" t="0" r="28575" b="19050"/>
                  <wp:wrapTopAndBottom/>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23850"/>
                          </a:xfrm>
                          <a:prstGeom prst="rect">
                            <a:avLst/>
                          </a:prstGeom>
                          <a:solidFill>
                            <a:schemeClr val="accent2">
                              <a:lumMod val="20000"/>
                              <a:lumOff val="80000"/>
                            </a:schemeClr>
                          </a:solidFill>
                          <a:ln w="19050">
                            <a:solidFill>
                              <a:srgbClr val="C00000"/>
                            </a:solidFill>
                            <a:miter lim="800000"/>
                            <a:headEnd/>
                            <a:tailEnd/>
                          </a:ln>
                        </wps:spPr>
                        <wps:txbx>
                          <w:txbxContent>
                            <w:p w14:paraId="6A2DDF4F" w14:textId="2F3477D7" w:rsidR="00607A0E" w:rsidRDefault="00607A0E">
                              <w:r>
                                <w:t>Namespaces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3E894" id="_x0000_s1038" type="#_x0000_t202" style="position:absolute;margin-left:398.05pt;margin-top:128.45pt;width:449.25pt;height:25.5pt;z-index:251717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" fillcolor="#f2dbdb [661]" strokecolor="#c00000" strokeweight="1.5pt">
                  <v:textbox>
                    <w:txbxContent>
                      <w:p w14:paraId="6A2DDF4F" w14:textId="2F3477D7" w:rsidR="00607A0E" w:rsidRDefault="00607A0E">
                        <w:r>
                          <w:t>Namespaces ???</w:t>
                        </w:r>
                      </w:p>
                    </w:txbxContent>
                  </v:textbox>
                  <w10:wrap type="topAndBottom" anchorx="margin"/>
                </v:shape>
              </w:pict>
            </mc:Fallback>
          </mc:AlternateContent>
        </w:r>
      </w:del>
      <w:del w:id="230" w:author="John Palmer" w:date="2019-05-30T17:54:00Z">
        <w:r w:rsidR="00772CD0" w:rsidDel="004C5A52">
          <w:rPr>
            <w:noProof/>
          </w:rPr>
          <mc:AlternateContent>
            <mc:Choice Requires="wps">
              <w:drawing>
                <wp:anchor distT="45720" distB="45720" distL="114300" distR="114300" simplePos="0" relativeHeight="251715584" behindDoc="0" locked="0" layoutInCell="1" allowOverlap="1" wp14:anchorId="36AC7AB8" wp14:editId="0939751C">
                  <wp:simplePos x="0" y="0"/>
                  <wp:positionH relativeFrom="margin">
                    <wp:align>right</wp:align>
                  </wp:positionH>
                  <wp:positionV relativeFrom="paragraph">
                    <wp:posOffset>469265</wp:posOffset>
                  </wp:positionV>
                  <wp:extent cx="5715000" cy="1404620"/>
                  <wp:effectExtent l="0" t="0" r="19050" b="23495"/>
                  <wp:wrapTopAndBottom/>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accent1">
                              <a:lumMod val="20000"/>
                              <a:lumOff val="80000"/>
                            </a:schemeClr>
                          </a:solidFill>
                          <a:ln w="19050">
                            <a:solidFill>
                              <a:srgbClr val="0070C0"/>
                            </a:solidFill>
                            <a:miter lim="800000"/>
                            <a:headEnd/>
                            <a:tailEnd/>
                          </a:ln>
                        </wps:spPr>
                        <wps:txbx>
                          <w:txbxContent>
                            <w:p w14:paraId="4335FB02" w14:textId="77777777" w:rsidR="00607A0E" w:rsidRDefault="00607A0E">
                              <w:r>
                                <w:t xml:space="preserve">TODO something about ways to use import </w:t>
                              </w:r>
                            </w:p>
                            <w:p w14:paraId="2218E6F0" w14:textId="54836492" w:rsidR="00607A0E" w:rsidRDefault="00607A0E">
                              <w:r>
                                <w:t xml:space="preserve">Import </w:t>
                              </w:r>
                              <w:proofErr w:type="spellStart"/>
                              <w:r>
                                <w:t>numpy</w:t>
                              </w:r>
                              <w:proofErr w:type="spellEnd"/>
                              <w:ins w:id="231" w:author="John Palmer" w:date="2019-05-29T19:50:00Z">
                                <w:r>
                                  <w:t xml:space="preserve"> as n</w:t>
                                </w:r>
                              </w:ins>
                              <w:ins w:id="232" w:author="John Palmer" w:date="2019-05-29T19:51:00Z">
                                <w:r>
                                  <w:t>p</w:t>
                                </w:r>
                              </w:ins>
                            </w:p>
                            <w:p w14:paraId="443A2200" w14:textId="4C263BE0" w:rsidR="00607A0E" w:rsidRDefault="00607A0E">
                              <w:r>
                                <w:t xml:space="preserve">From </w:t>
                              </w:r>
                              <w:proofErr w:type="spellStart"/>
                              <w:r>
                                <w:t>numpy</w:t>
                              </w:r>
                              <w:proofErr w:type="spellEnd"/>
                              <w:r>
                                <w:t xml:space="preserve"> import roots</w:t>
                              </w:r>
                            </w:p>
                            <w:p w14:paraId="5DC590D0" w14:textId="20CC87D7" w:rsidR="00607A0E" w:rsidRDefault="00607A0E">
                              <w:pPr>
                                <w:rPr>
                                  <w:ins w:id="233" w:author="John Palmer" w:date="2019-05-29T19:49:00Z"/>
                                </w:rPr>
                              </w:pPr>
                              <w:r>
                                <w:t xml:space="preserve">From </w:t>
                              </w:r>
                              <w:proofErr w:type="spellStart"/>
                              <w:r>
                                <w:t>numpy</w:t>
                              </w:r>
                              <w:proofErr w:type="spellEnd"/>
                              <w:r>
                                <w:t xml:space="preserve"> import *</w:t>
                              </w:r>
                            </w:p>
                            <w:p w14:paraId="61840D2C" w14:textId="603AAA76" w:rsidR="00607A0E" w:rsidRDefault="00607A0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AC7AB8" id="_x0000_s1039" type="#_x0000_t202" style="position:absolute;margin-left:398.8pt;margin-top:36.95pt;width:450pt;height:110.6pt;z-index:2517155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" fillcolor="#dbe5f1 [660]" strokecolor="#0070c0" strokeweight="1.5pt">
                  <v:textbox style="mso-fit-shape-to-text:t">
                    <w:txbxContent>
                      <w:p w14:paraId="4335FB02" w14:textId="77777777" w:rsidR="00607A0E" w:rsidRDefault="00607A0E">
                        <w:r>
                          <w:t xml:space="preserve">TODO something about ways to use import </w:t>
                        </w:r>
                      </w:p>
                      <w:p w14:paraId="2218E6F0" w14:textId="54836492" w:rsidR="00607A0E" w:rsidRDefault="00607A0E">
                        <w:r>
                          <w:t xml:space="preserve">Import </w:t>
                        </w:r>
                        <w:proofErr w:type="spellStart"/>
                        <w:r>
                          <w:t>numpy</w:t>
                        </w:r>
                        <w:proofErr w:type="spellEnd"/>
                        <w:ins w:id="234" w:author="John Palmer" w:date="2019-05-29T19:50:00Z">
                          <w:r>
                            <w:t xml:space="preserve"> as n</w:t>
                          </w:r>
                        </w:ins>
                        <w:ins w:id="235" w:author="John Palmer" w:date="2019-05-29T19:51:00Z">
                          <w:r>
                            <w:t>p</w:t>
                          </w:r>
                        </w:ins>
                      </w:p>
                      <w:p w14:paraId="443A2200" w14:textId="4C263BE0" w:rsidR="00607A0E" w:rsidRDefault="00607A0E">
                        <w:r>
                          <w:t xml:space="preserve">From </w:t>
                        </w:r>
                        <w:proofErr w:type="spellStart"/>
                        <w:r>
                          <w:t>numpy</w:t>
                        </w:r>
                        <w:proofErr w:type="spellEnd"/>
                        <w:r>
                          <w:t xml:space="preserve"> import roots</w:t>
                        </w:r>
                      </w:p>
                      <w:p w14:paraId="5DC590D0" w14:textId="20CC87D7" w:rsidR="00607A0E" w:rsidRDefault="00607A0E">
                        <w:pPr>
                          <w:rPr>
                            <w:ins w:id="236" w:author="John Palmer" w:date="2019-05-29T19:49:00Z"/>
                          </w:rPr>
                        </w:pPr>
                        <w:r>
                          <w:t xml:space="preserve">From </w:t>
                        </w:r>
                        <w:proofErr w:type="spellStart"/>
                        <w:r>
                          <w:t>numpy</w:t>
                        </w:r>
                        <w:proofErr w:type="spellEnd"/>
                        <w:r>
                          <w:t xml:space="preserve"> import *</w:t>
                        </w:r>
                      </w:p>
                      <w:p w14:paraId="61840D2C" w14:textId="603AAA76" w:rsidR="00607A0E" w:rsidRDefault="00607A0E"/>
                    </w:txbxContent>
                  </v:textbox>
                  <w10:wrap type="topAndBottom" anchorx="margin"/>
                </v:shape>
              </w:pict>
            </mc:Fallback>
          </mc:AlternateContent>
        </w:r>
      </w:del>
      <w:r w:rsidR="008D3D80">
        <w:t xml:space="preserve">NumPy also has a </w:t>
      </w:r>
      <w:r w:rsidR="00492C7F">
        <w:t>much-improved</w:t>
      </w:r>
      <w:r w:rsidR="008D3D80">
        <w:t xml:space="preserve"> version of Python’s list – </w:t>
      </w:r>
      <w:commentRangeStart w:id="237"/>
      <w:r w:rsidR="008D3D80">
        <w:t xml:space="preserve">the </w:t>
      </w:r>
      <w:proofErr w:type="spellStart"/>
      <w:r w:rsidR="008D3D80">
        <w:t>numPy</w:t>
      </w:r>
      <w:proofErr w:type="spellEnd"/>
      <w:r w:rsidR="008D3D80">
        <w:t xml:space="preserve"> ‘array’ </w:t>
      </w:r>
      <w:commentRangeEnd w:id="237"/>
      <w:del w:id="238" w:author="John Palmer" w:date="2019-05-30T17:41:00Z">
        <w:r w:rsidR="00685D3E" w:rsidDel="001A37F4">
          <w:rPr>
            <w:rStyle w:val="CommentReference"/>
          </w:rPr>
          <w:commentReference w:id="237"/>
        </w:r>
      </w:del>
      <w:r w:rsidR="008D3D80">
        <w:t xml:space="preserve">and we’ll see that in action in the section on File IO (Section </w:t>
      </w:r>
      <w:r w:rsidR="008D3D80">
        <w:fldChar w:fldCharType="begin"/>
      </w:r>
      <w:r w:rsidR="008D3D80">
        <w:instrText xml:space="preserve"> REF _Ref4350026 \r \h </w:instrText>
      </w:r>
      <w:r w:rsidR="008D3D80">
        <w:fldChar w:fldCharType="separate"/>
      </w:r>
      <w:r w:rsidR="005C6001">
        <w:t>6</w:t>
      </w:r>
      <w:r w:rsidR="008D3D80">
        <w:fldChar w:fldCharType="end"/>
      </w:r>
      <w:r w:rsidR="008D3D80">
        <w:t xml:space="preserve"> )</w:t>
      </w:r>
    </w:p>
    <w:p w14:paraId="67EFB286" w14:textId="6D473887" w:rsidR="004C5A52" w:rsidRDefault="004C5A52" w:rsidP="00390DE5">
      <w:pPr>
        <w:rPr>
          <w:ins w:id="239" w:author="John Palmer" w:date="2019-05-30T17:54:00Z"/>
        </w:rPr>
      </w:pPr>
    </w:p>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Look w:val="04A0" w:firstRow="1" w:lastRow="0" w:firstColumn="1" w:lastColumn="0" w:noHBand="0" w:noVBand="1"/>
      </w:tblPr>
      <w:tblGrid>
        <w:gridCol w:w="8996"/>
      </w:tblGrid>
      <w:tr w:rsidR="004C5A52" w:rsidRPr="008B4A7A" w14:paraId="6A7F5E97" w14:textId="77777777" w:rsidTr="00542A95">
        <w:trPr>
          <w:ins w:id="240" w:author="John Palmer" w:date="2019-05-30T17:54:00Z"/>
        </w:trPr>
        <w:tc>
          <w:tcPr>
            <w:tcW w:w="9016" w:type="dxa"/>
            <w:shd w:val="clear" w:color="auto" w:fill="DBE5F1" w:themeFill="accent1" w:themeFillTint="33"/>
          </w:tcPr>
          <w:p w14:paraId="43775CED" w14:textId="77777777" w:rsidR="004C5A52" w:rsidRDefault="004C5A52" w:rsidP="004C5A52">
            <w:pPr>
              <w:pStyle w:val="md-end-block"/>
              <w:spacing w:before="192" w:beforeAutospacing="0" w:after="192" w:afterAutospacing="0"/>
              <w:rPr>
                <w:ins w:id="241" w:author="John Palmer" w:date="2019-05-30T17:54:00Z"/>
                <w:rFonts w:ascii="Helvetica" w:hAnsi="Helvetica" w:cs="Helvetica"/>
                <w:color w:val="333333"/>
              </w:rPr>
            </w:pPr>
            <w:ins w:id="242" w:author="John Palmer" w:date="2019-05-30T17:54:00Z">
              <w:r>
                <w:rPr>
                  <w:rStyle w:val="md-plain"/>
                  <w:rFonts w:ascii="Helvetica" w:hAnsi="Helvetica" w:cs="Helvetica"/>
                  <w:color w:val="333333"/>
                </w:rPr>
                <w:t xml:space="preserve">You'll see </w:t>
              </w:r>
              <w:proofErr w:type="gramStart"/>
              <w:r>
                <w:rPr>
                  <w:rStyle w:val="md-plain"/>
                  <w:rFonts w:ascii="Helvetica" w:hAnsi="Helvetica" w:cs="Helvetica"/>
                  <w:color w:val="333333"/>
                </w:rPr>
                <w:t>a number of</w:t>
              </w:r>
              <w:proofErr w:type="gramEnd"/>
              <w:r>
                <w:rPr>
                  <w:rStyle w:val="md-plain"/>
                  <w:rFonts w:ascii="Helvetica" w:hAnsi="Helvetica" w:cs="Helvetica"/>
                  <w:color w:val="333333"/>
                </w:rPr>
                <w:t xml:space="preserve"> ways of importing modules. let's use 'math' as an example (and later </w:t>
              </w:r>
              <w:proofErr w:type="spellStart"/>
              <w:r>
                <w:rPr>
                  <w:rStyle w:val="md-plain"/>
                  <w:rFonts w:ascii="Helvetica" w:hAnsi="Helvetica" w:cs="Helvetica"/>
                  <w:color w:val="333333"/>
                </w:rPr>
                <w:t>numPy</w:t>
              </w:r>
              <w:proofErr w:type="spellEnd"/>
              <w:r>
                <w:rPr>
                  <w:rStyle w:val="md-plain"/>
                  <w:rFonts w:ascii="Helvetica" w:hAnsi="Helvetica" w:cs="Helvetica"/>
                  <w:color w:val="333333"/>
                </w:rPr>
                <w:t>)</w:t>
              </w:r>
            </w:ins>
          </w:p>
          <w:p w14:paraId="5534D720" w14:textId="77777777" w:rsidR="004C5A52" w:rsidRDefault="004C5A52" w:rsidP="004C5A52">
            <w:pPr>
              <w:pStyle w:val="md-end-block"/>
              <w:spacing w:before="192" w:beforeAutospacing="0" w:after="192" w:afterAutospacing="0"/>
              <w:rPr>
                <w:ins w:id="243" w:author="John Palmer" w:date="2019-05-30T17:54:00Z"/>
                <w:rFonts w:ascii="Helvetica" w:hAnsi="Helvetica" w:cs="Helvetica"/>
                <w:color w:val="333333"/>
              </w:rPr>
            </w:pPr>
            <w:ins w:id="244" w:author="John Palmer" w:date="2019-05-30T17:54:00Z">
              <w:r>
                <w:rPr>
                  <w:rStyle w:val="md-tab"/>
                  <w:rFonts w:ascii="Helvetica" w:hAnsi="Helvetica" w:cs="Helvetica"/>
                  <w:color w:val="333333"/>
                </w:rPr>
                <w:tab/>
              </w:r>
              <w:r>
                <w:rPr>
                  <w:rStyle w:val="md-plain"/>
                  <w:rFonts w:ascii="Helvetica" w:hAnsi="Helvetica" w:cs="Helvetica"/>
                  <w:color w:val="333333"/>
                </w:rPr>
                <w:t>import math</w:t>
              </w:r>
            </w:ins>
          </w:p>
          <w:p w14:paraId="672DB719" w14:textId="77777777" w:rsidR="004C5A52" w:rsidRDefault="004C5A52" w:rsidP="004C5A52">
            <w:pPr>
              <w:pStyle w:val="md-end-block"/>
              <w:spacing w:before="192" w:beforeAutospacing="0" w:after="192" w:afterAutospacing="0"/>
              <w:rPr>
                <w:ins w:id="245" w:author="John Palmer" w:date="2019-05-30T17:54:00Z"/>
                <w:rFonts w:ascii="Helvetica" w:hAnsi="Helvetica" w:cs="Helvetica"/>
                <w:color w:val="333333"/>
              </w:rPr>
            </w:pPr>
            <w:ins w:id="246" w:author="John Palmer" w:date="2019-05-30T17:54:00Z">
              <w:r>
                <w:rPr>
                  <w:rStyle w:val="md-plain"/>
                  <w:rFonts w:ascii="Helvetica" w:hAnsi="Helvetica" w:cs="Helvetica"/>
                  <w:color w:val="333333"/>
                </w:rPr>
                <w:t>This works fine and if we want to use sine we need to use:</w:t>
              </w:r>
            </w:ins>
          </w:p>
          <w:p w14:paraId="5FD61711" w14:textId="77777777" w:rsidR="004C5A52" w:rsidRDefault="004C5A52" w:rsidP="004C5A52">
            <w:pPr>
              <w:pStyle w:val="md-end-block"/>
              <w:spacing w:before="192" w:beforeAutospacing="0" w:after="192" w:afterAutospacing="0"/>
              <w:rPr>
                <w:ins w:id="247" w:author="John Palmer" w:date="2019-05-30T17:54:00Z"/>
                <w:rFonts w:ascii="Helvetica" w:hAnsi="Helvetica" w:cs="Helvetica"/>
                <w:color w:val="333333"/>
              </w:rPr>
            </w:pPr>
            <w:ins w:id="248" w:author="John Palmer" w:date="2019-05-30T17:54:00Z">
              <w:r>
                <w:rPr>
                  <w:rStyle w:val="md-tab"/>
                  <w:rFonts w:ascii="Helvetica" w:hAnsi="Helvetica" w:cs="Helvetica"/>
                  <w:color w:val="333333"/>
                </w:rPr>
                <w:tab/>
              </w:r>
              <w:proofErr w:type="spellStart"/>
              <w:r>
                <w:rPr>
                  <w:rStyle w:val="md-plain"/>
                  <w:rFonts w:ascii="Helvetica" w:hAnsi="Helvetica" w:cs="Helvetica"/>
                  <w:color w:val="333333"/>
                </w:rPr>
                <w:t>math.sin</w:t>
              </w:r>
              <w:proofErr w:type="spellEnd"/>
              <w:r>
                <w:rPr>
                  <w:rStyle w:val="md-plain"/>
                  <w:rFonts w:ascii="Helvetica" w:hAnsi="Helvetica" w:cs="Helvetica"/>
                  <w:color w:val="333333"/>
                </w:rPr>
                <w:t>()</w:t>
              </w:r>
            </w:ins>
          </w:p>
          <w:p w14:paraId="333FD0FA" w14:textId="77777777" w:rsidR="004C5A52" w:rsidRDefault="004C5A52" w:rsidP="004C5A52">
            <w:pPr>
              <w:pStyle w:val="md-end-block"/>
              <w:spacing w:before="192" w:beforeAutospacing="0" w:after="192" w:afterAutospacing="0"/>
              <w:rPr>
                <w:ins w:id="249" w:author="John Palmer" w:date="2019-05-30T17:54:00Z"/>
                <w:rFonts w:ascii="Helvetica" w:hAnsi="Helvetica" w:cs="Helvetica"/>
                <w:color w:val="333333"/>
              </w:rPr>
            </w:pPr>
            <w:ins w:id="250" w:author="John Palmer" w:date="2019-05-30T17:54:00Z">
              <w:r>
                <w:rPr>
                  <w:rStyle w:val="md-plain"/>
                  <w:rFonts w:ascii="Helvetica" w:hAnsi="Helvetica" w:cs="Helvetica"/>
                  <w:color w:val="333333"/>
                </w:rPr>
                <w:lastRenderedPageBreak/>
                <w:t>That is, in effect, we need to tell Python where to 'find' the sin() function we want.</w:t>
              </w:r>
            </w:ins>
          </w:p>
          <w:p w14:paraId="3240CC94" w14:textId="77777777" w:rsidR="004C5A52" w:rsidRDefault="004C5A52" w:rsidP="004C5A52">
            <w:pPr>
              <w:pStyle w:val="md-end-block"/>
              <w:spacing w:before="192" w:beforeAutospacing="0" w:after="192" w:afterAutospacing="0"/>
              <w:rPr>
                <w:ins w:id="251" w:author="John Palmer" w:date="2019-05-30T17:54:00Z"/>
                <w:rFonts w:ascii="Helvetica" w:hAnsi="Helvetica" w:cs="Helvetica"/>
                <w:color w:val="333333"/>
              </w:rPr>
            </w:pPr>
            <w:ins w:id="252" w:author="John Palmer" w:date="2019-05-30T17:54:00Z">
              <w:r>
                <w:rPr>
                  <w:rStyle w:val="md-plain"/>
                  <w:rFonts w:ascii="Helvetica" w:hAnsi="Helvetica" w:cs="Helvetica"/>
                  <w:color w:val="333333"/>
                </w:rPr>
                <w:t>If we use:</w:t>
              </w:r>
            </w:ins>
          </w:p>
          <w:p w14:paraId="7AF527B9" w14:textId="77777777" w:rsidR="004C5A52" w:rsidRDefault="004C5A52" w:rsidP="004C5A52">
            <w:pPr>
              <w:pStyle w:val="md-end-block"/>
              <w:spacing w:before="192" w:beforeAutospacing="0" w:after="192" w:afterAutospacing="0"/>
              <w:rPr>
                <w:ins w:id="253" w:author="John Palmer" w:date="2019-05-30T17:54:00Z"/>
                <w:rFonts w:ascii="Helvetica" w:hAnsi="Helvetica" w:cs="Helvetica"/>
                <w:color w:val="333333"/>
              </w:rPr>
            </w:pPr>
            <w:ins w:id="254" w:author="John Palmer" w:date="2019-05-30T17:54:00Z">
              <w:r>
                <w:rPr>
                  <w:rStyle w:val="md-tab"/>
                  <w:rFonts w:ascii="Helvetica" w:hAnsi="Helvetica" w:cs="Helvetica"/>
                  <w:color w:val="333333"/>
                </w:rPr>
                <w:tab/>
              </w:r>
              <w:r>
                <w:rPr>
                  <w:rStyle w:val="md-plain"/>
                  <w:rFonts w:ascii="Helvetica" w:hAnsi="Helvetica" w:cs="Helvetica"/>
                  <w:color w:val="333333"/>
                </w:rPr>
                <w:t xml:space="preserve">import math as </w:t>
              </w:r>
              <w:proofErr w:type="spellStart"/>
              <w:r>
                <w:rPr>
                  <w:rStyle w:val="md-plain"/>
                  <w:rFonts w:ascii="Helvetica" w:hAnsi="Helvetica" w:cs="Helvetica"/>
                  <w:color w:val="333333"/>
                </w:rPr>
                <w:t>mt</w:t>
              </w:r>
              <w:proofErr w:type="spellEnd"/>
            </w:ins>
          </w:p>
          <w:p w14:paraId="2A01DBDF" w14:textId="77777777" w:rsidR="004C5A52" w:rsidRDefault="004C5A52" w:rsidP="004C5A52">
            <w:pPr>
              <w:pStyle w:val="md-end-block"/>
              <w:spacing w:before="192" w:beforeAutospacing="0" w:after="192" w:afterAutospacing="0"/>
              <w:rPr>
                <w:ins w:id="255" w:author="John Palmer" w:date="2019-05-30T17:54:00Z"/>
                <w:rFonts w:ascii="Helvetica" w:hAnsi="Helvetica" w:cs="Helvetica"/>
                <w:color w:val="333333"/>
              </w:rPr>
            </w:pPr>
            <w:ins w:id="256" w:author="John Palmer" w:date="2019-05-30T17:54:00Z">
              <w:r>
                <w:rPr>
                  <w:rStyle w:val="md-plain"/>
                  <w:rFonts w:ascii="Helvetica" w:hAnsi="Helvetica" w:cs="Helvetica"/>
                  <w:color w:val="333333"/>
                </w:rPr>
                <w:t>We can use a slightly shorter form:</w:t>
              </w:r>
            </w:ins>
          </w:p>
          <w:p w14:paraId="245CB0A3" w14:textId="77777777" w:rsidR="004C5A52" w:rsidRDefault="004C5A52" w:rsidP="004C5A52">
            <w:pPr>
              <w:pStyle w:val="md-end-block"/>
              <w:spacing w:before="192" w:beforeAutospacing="0" w:after="192" w:afterAutospacing="0"/>
              <w:rPr>
                <w:ins w:id="257" w:author="John Palmer" w:date="2019-05-30T17:54:00Z"/>
                <w:rFonts w:ascii="Helvetica" w:hAnsi="Helvetica" w:cs="Helvetica"/>
                <w:color w:val="333333"/>
              </w:rPr>
            </w:pPr>
            <w:ins w:id="258" w:author="John Palmer" w:date="2019-05-30T17:54:00Z">
              <w:r>
                <w:rPr>
                  <w:rStyle w:val="md-tab"/>
                  <w:rFonts w:ascii="Helvetica" w:hAnsi="Helvetica" w:cs="Helvetica"/>
                  <w:color w:val="333333"/>
                </w:rPr>
                <w:tab/>
              </w:r>
              <w:proofErr w:type="spellStart"/>
              <w:r>
                <w:rPr>
                  <w:rStyle w:val="md-plain"/>
                  <w:rFonts w:ascii="Helvetica" w:hAnsi="Helvetica" w:cs="Helvetica"/>
                  <w:color w:val="333333"/>
                </w:rPr>
                <w:t>mt.sin</w:t>
              </w:r>
              <w:proofErr w:type="spellEnd"/>
              <w:r>
                <w:rPr>
                  <w:rStyle w:val="md-plain"/>
                  <w:rFonts w:ascii="Helvetica" w:hAnsi="Helvetica" w:cs="Helvetica"/>
                  <w:color w:val="333333"/>
                </w:rPr>
                <w:t>()</w:t>
              </w:r>
            </w:ins>
          </w:p>
          <w:p w14:paraId="12F120A7" w14:textId="77777777" w:rsidR="004C5A52" w:rsidRDefault="004C5A52" w:rsidP="004C5A52">
            <w:pPr>
              <w:pStyle w:val="md-end-block"/>
              <w:spacing w:before="192" w:beforeAutospacing="0" w:after="192" w:afterAutospacing="0"/>
              <w:rPr>
                <w:ins w:id="259" w:author="John Palmer" w:date="2019-05-30T17:54:00Z"/>
                <w:rFonts w:ascii="Helvetica" w:hAnsi="Helvetica" w:cs="Helvetica"/>
                <w:color w:val="333333"/>
              </w:rPr>
            </w:pPr>
            <w:ins w:id="260" w:author="John Palmer" w:date="2019-05-30T17:54:00Z">
              <w:r>
                <w:rPr>
                  <w:rStyle w:val="md-plain"/>
                  <w:rFonts w:ascii="Helvetica" w:hAnsi="Helvetica" w:cs="Helvetica"/>
                  <w:color w:val="333333"/>
                </w:rPr>
                <w:t xml:space="preserve">If we're </w:t>
              </w:r>
              <w:proofErr w:type="gramStart"/>
              <w:r>
                <w:rPr>
                  <w:rStyle w:val="md-plain"/>
                  <w:rFonts w:ascii="Helvetica" w:hAnsi="Helvetica" w:cs="Helvetica"/>
                  <w:color w:val="333333"/>
                </w:rPr>
                <w:t>really lazy</w:t>
              </w:r>
              <w:proofErr w:type="gramEnd"/>
              <w:r>
                <w:rPr>
                  <w:rStyle w:val="md-plain"/>
                  <w:rFonts w:ascii="Helvetica" w:hAnsi="Helvetica" w:cs="Helvetica"/>
                  <w:color w:val="333333"/>
                </w:rPr>
                <w:t xml:space="preserve"> we could use:</w:t>
              </w:r>
            </w:ins>
          </w:p>
          <w:p w14:paraId="477E6C6D" w14:textId="77777777" w:rsidR="004C5A52" w:rsidRDefault="004C5A52" w:rsidP="004C5A52">
            <w:pPr>
              <w:pStyle w:val="md-end-block"/>
              <w:spacing w:before="192" w:beforeAutospacing="0" w:after="192" w:afterAutospacing="0"/>
              <w:rPr>
                <w:ins w:id="261" w:author="John Palmer" w:date="2019-05-30T17:54:00Z"/>
                <w:rFonts w:ascii="Helvetica" w:hAnsi="Helvetica" w:cs="Helvetica"/>
                <w:color w:val="333333"/>
              </w:rPr>
            </w:pPr>
            <w:ins w:id="262" w:author="John Palmer" w:date="2019-05-30T17:54:00Z">
              <w:r>
                <w:rPr>
                  <w:rStyle w:val="md-tab"/>
                  <w:rFonts w:ascii="Helvetica" w:hAnsi="Helvetica" w:cs="Helvetica"/>
                  <w:color w:val="333333"/>
                </w:rPr>
                <w:tab/>
              </w:r>
              <w:r>
                <w:rPr>
                  <w:rStyle w:val="md-plain"/>
                  <w:rFonts w:ascii="Helvetica" w:hAnsi="Helvetica" w:cs="Helvetica"/>
                  <w:color w:val="333333"/>
                </w:rPr>
                <w:t>from math import *</w:t>
              </w:r>
            </w:ins>
          </w:p>
          <w:p w14:paraId="58126F8E" w14:textId="77777777" w:rsidR="004C5A52" w:rsidRDefault="004C5A52" w:rsidP="004C5A52">
            <w:pPr>
              <w:pStyle w:val="md-end-block"/>
              <w:spacing w:before="192" w:beforeAutospacing="0" w:after="192" w:afterAutospacing="0"/>
              <w:rPr>
                <w:ins w:id="263" w:author="John Palmer" w:date="2019-05-30T17:54:00Z"/>
                <w:rFonts w:ascii="Helvetica" w:hAnsi="Helvetica" w:cs="Helvetica"/>
                <w:color w:val="333333"/>
              </w:rPr>
            </w:pPr>
            <w:ins w:id="264" w:author="John Palmer" w:date="2019-05-30T17:54:00Z">
              <w:r>
                <w:rPr>
                  <w:rStyle w:val="md-plain"/>
                  <w:rFonts w:ascii="Helvetica" w:hAnsi="Helvetica" w:cs="Helvetica"/>
                  <w:color w:val="333333"/>
                </w:rPr>
                <w:t>Now we can just use:</w:t>
              </w:r>
            </w:ins>
          </w:p>
          <w:p w14:paraId="564E923F" w14:textId="77777777" w:rsidR="004C5A52" w:rsidRDefault="004C5A52" w:rsidP="004C5A52">
            <w:pPr>
              <w:pStyle w:val="md-end-block"/>
              <w:spacing w:before="192" w:beforeAutospacing="0" w:after="192" w:afterAutospacing="0"/>
              <w:rPr>
                <w:ins w:id="265" w:author="John Palmer" w:date="2019-05-30T17:54:00Z"/>
                <w:rFonts w:ascii="Helvetica" w:hAnsi="Helvetica" w:cs="Helvetica"/>
                <w:color w:val="333333"/>
              </w:rPr>
            </w:pPr>
            <w:ins w:id="266" w:author="John Palmer" w:date="2019-05-30T17:54:00Z">
              <w:r>
                <w:rPr>
                  <w:rStyle w:val="md-tab"/>
                  <w:rFonts w:ascii="Helvetica" w:hAnsi="Helvetica" w:cs="Helvetica"/>
                  <w:color w:val="333333"/>
                </w:rPr>
                <w:tab/>
              </w:r>
              <w:r>
                <w:rPr>
                  <w:rStyle w:val="md-plain"/>
                  <w:rFonts w:ascii="Helvetica" w:hAnsi="Helvetica" w:cs="Helvetica"/>
                  <w:color w:val="333333"/>
                </w:rPr>
                <w:t>sin()</w:t>
              </w:r>
            </w:ins>
          </w:p>
          <w:p w14:paraId="1F4D57CD" w14:textId="1827816A" w:rsidR="004C5A52" w:rsidRDefault="004C5A52" w:rsidP="004C5A52">
            <w:pPr>
              <w:pStyle w:val="md-end-block"/>
              <w:spacing w:before="192" w:beforeAutospacing="0" w:after="192" w:afterAutospacing="0"/>
              <w:rPr>
                <w:ins w:id="267" w:author="John Palmer" w:date="2019-05-30T17:54:00Z"/>
                <w:rFonts w:ascii="Helvetica" w:hAnsi="Helvetica" w:cs="Helvetica"/>
                <w:color w:val="333333"/>
              </w:rPr>
            </w:pPr>
            <w:ins w:id="268" w:author="John Palmer" w:date="2019-05-30T17:54:00Z">
              <w:r>
                <w:rPr>
                  <w:rStyle w:val="md-plain"/>
                  <w:rFonts w:ascii="Helvetica" w:hAnsi="Helvetica" w:cs="Helvetica"/>
                  <w:color w:val="333333"/>
                </w:rPr>
                <w:t xml:space="preserve">Superficially this seems great - why not use it all the time? The problem comes if we also define a function called sin(), or we import </w:t>
              </w:r>
              <w:proofErr w:type="spellStart"/>
              <w:r>
                <w:rPr>
                  <w:rStyle w:val="md-plain"/>
                  <w:rFonts w:ascii="Helvetica" w:hAnsi="Helvetica" w:cs="Helvetica"/>
                  <w:color w:val="333333"/>
                </w:rPr>
                <w:t>numpy</w:t>
              </w:r>
              <w:proofErr w:type="spellEnd"/>
              <w:r>
                <w:rPr>
                  <w:rStyle w:val="md-plain"/>
                  <w:rFonts w:ascii="Helvetica" w:hAnsi="Helvetica" w:cs="Helvetica"/>
                  <w:color w:val="333333"/>
                </w:rPr>
                <w:t xml:space="preserve"> * as well (also contains a sin() function). Which version should Python use? </w:t>
              </w:r>
              <w:r>
                <w:rPr>
                  <w:rStyle w:val="md-plain"/>
                  <w:rFonts w:ascii="Helvetica" w:hAnsi="Helvetica" w:cs="Helvetica"/>
                  <w:b/>
                  <w:bCs/>
                  <w:color w:val="333333"/>
                </w:rPr>
                <w:t xml:space="preserve">*My advice is always </w:t>
              </w:r>
              <w:proofErr w:type="gramStart"/>
              <w:r>
                <w:rPr>
                  <w:rStyle w:val="md-plain"/>
                  <w:rFonts w:ascii="Helvetica" w:hAnsi="Helvetica" w:cs="Helvetica"/>
                  <w:b/>
                  <w:bCs/>
                  <w:color w:val="333333"/>
                </w:rPr>
                <w:t>use</w:t>
              </w:r>
              <w:proofErr w:type="gramEnd"/>
              <w:r>
                <w:rPr>
                  <w:rStyle w:val="md-plain"/>
                  <w:rFonts w:ascii="Helvetica" w:hAnsi="Helvetica" w:cs="Helvetica"/>
                  <w:b/>
                  <w:bCs/>
                  <w:color w:val="333333"/>
                </w:rPr>
                <w:t xml:space="preserve"> the 'import math as </w:t>
              </w:r>
              <w:proofErr w:type="spellStart"/>
              <w:r>
                <w:rPr>
                  <w:rStyle w:val="md-plain"/>
                  <w:rFonts w:ascii="Helvetica" w:hAnsi="Helvetica" w:cs="Helvetica"/>
                  <w:b/>
                  <w:bCs/>
                  <w:color w:val="333333"/>
                </w:rPr>
                <w:t>mt</w:t>
              </w:r>
              <w:proofErr w:type="spellEnd"/>
              <w:r>
                <w:rPr>
                  <w:rStyle w:val="md-plain"/>
                  <w:rFonts w:ascii="Helvetica" w:hAnsi="Helvetica" w:cs="Helvetica"/>
                  <w:b/>
                  <w:bCs/>
                  <w:color w:val="333333"/>
                </w:rPr>
                <w:t>' f</w:t>
              </w:r>
            </w:ins>
            <w:ins w:id="269" w:author="John Palmer" w:date="2019-05-30T17:55:00Z">
              <w:r>
                <w:rPr>
                  <w:rStyle w:val="md-plain"/>
                  <w:rFonts w:ascii="Helvetica" w:hAnsi="Helvetica" w:cs="Helvetica"/>
                  <w:b/>
                  <w:bCs/>
                  <w:color w:val="333333"/>
                </w:rPr>
                <w:t>or</w:t>
              </w:r>
            </w:ins>
            <w:ins w:id="270" w:author="John Palmer" w:date="2019-05-30T17:54:00Z">
              <w:r>
                <w:rPr>
                  <w:rStyle w:val="md-plain"/>
                  <w:rFonts w:ascii="Helvetica" w:hAnsi="Helvetica" w:cs="Helvetica"/>
                  <w:b/>
                  <w:bCs/>
                  <w:color w:val="333333"/>
                </w:rPr>
                <w:t xml:space="preserve"> as it really does avoid ambiguity.</w:t>
              </w:r>
              <w:r>
                <w:rPr>
                  <w:rStyle w:val="md-plain"/>
                  <w:rFonts w:ascii="Helvetica" w:hAnsi="Helvetica" w:cs="Helvetica"/>
                  <w:color w:val="333333"/>
                </w:rPr>
                <w:t xml:space="preserve"> Of course, for short, sweet and dirty code to just do something quickly then you might use '*' to save a few seconds.</w:t>
              </w:r>
            </w:ins>
          </w:p>
          <w:p w14:paraId="752E0FF0" w14:textId="77777777" w:rsidR="004C5A52" w:rsidRDefault="004C5A52" w:rsidP="004C5A52">
            <w:pPr>
              <w:pStyle w:val="md-end-block"/>
              <w:spacing w:before="192" w:beforeAutospacing="0" w:after="192" w:afterAutospacing="0"/>
              <w:rPr>
                <w:ins w:id="271" w:author="John Palmer" w:date="2019-05-30T17:54:00Z"/>
                <w:rFonts w:ascii="Helvetica" w:hAnsi="Helvetica" w:cs="Helvetica"/>
                <w:color w:val="333333"/>
              </w:rPr>
            </w:pPr>
            <w:ins w:id="272" w:author="John Palmer" w:date="2019-05-30T17:54:00Z">
              <w:r>
                <w:rPr>
                  <w:rStyle w:val="md-plain"/>
                  <w:rFonts w:ascii="Helvetica" w:hAnsi="Helvetica" w:cs="Helvetica"/>
                  <w:color w:val="333333"/>
                </w:rPr>
                <w:t>Finally, if we only want a few of the functions in a module we can call them specifically and this might useful for unique function names that we won't confuse later:</w:t>
              </w:r>
            </w:ins>
          </w:p>
          <w:p w14:paraId="03265A6F" w14:textId="77777777" w:rsidR="004C5A52" w:rsidRDefault="004C5A52" w:rsidP="004C5A52">
            <w:pPr>
              <w:pStyle w:val="md-end-block"/>
              <w:spacing w:before="192" w:beforeAutospacing="0" w:after="192" w:afterAutospacing="0"/>
              <w:rPr>
                <w:ins w:id="273" w:author="John Palmer" w:date="2019-05-30T17:54:00Z"/>
                <w:rFonts w:ascii="Helvetica" w:hAnsi="Helvetica" w:cs="Helvetica"/>
                <w:color w:val="333333"/>
              </w:rPr>
            </w:pPr>
            <w:ins w:id="274" w:author="John Palmer" w:date="2019-05-30T17:54:00Z">
              <w:r>
                <w:rPr>
                  <w:rStyle w:val="md-tab"/>
                  <w:rFonts w:ascii="Helvetica" w:hAnsi="Helvetica" w:cs="Helvetica"/>
                  <w:color w:val="333333"/>
                </w:rPr>
                <w:tab/>
              </w:r>
              <w:r>
                <w:rPr>
                  <w:rStyle w:val="md-plain"/>
                  <w:rFonts w:ascii="Helvetica" w:hAnsi="Helvetica" w:cs="Helvetica"/>
                  <w:color w:val="333333"/>
                </w:rPr>
                <w:t>from math import sin, cos, tan</w:t>
              </w:r>
            </w:ins>
          </w:p>
          <w:p w14:paraId="1EDEF590" w14:textId="77777777" w:rsidR="004C5A52" w:rsidRPr="008B4A7A" w:rsidRDefault="004C5A52" w:rsidP="00542A95">
            <w:pPr>
              <w:spacing w:line="360" w:lineRule="auto"/>
              <w:rPr>
                <w:ins w:id="275" w:author="John Palmer" w:date="2019-05-30T17:54:00Z"/>
                <w:color w:val="000000" w:themeColor="text1"/>
              </w:rPr>
            </w:pPr>
          </w:p>
        </w:tc>
      </w:tr>
    </w:tbl>
    <w:p w14:paraId="7095545D" w14:textId="488E98E0" w:rsidR="002958FD" w:rsidRDefault="001D72C0" w:rsidP="00390DE5">
      <w:commentRangeStart w:id="276"/>
      <w:del w:id="277" w:author="John Palmer" w:date="2019-05-30T17:37:00Z">
        <w:r w:rsidDel="001A37F4">
          <w:lastRenderedPageBreak/>
          <w:delText>*</w:delText>
        </w:r>
        <w:commentRangeEnd w:id="276"/>
        <w:r w:rsidDel="001A37F4">
          <w:rPr>
            <w:rStyle w:val="CommentReference"/>
          </w:rPr>
          <w:commentReference w:id="276"/>
        </w:r>
      </w:del>
    </w:p>
    <w:p w14:paraId="3B4F7BF4" w14:textId="4BEC47EC" w:rsidR="00434EAD" w:rsidRDefault="00891251" w:rsidP="00390DE5">
      <w:r>
        <w:t>So, be lazy, don’t reinvent the wheel</w:t>
      </w:r>
      <w:r w:rsidR="002958FD">
        <w:t>, let someone else do the code checking</w:t>
      </w:r>
      <w:r>
        <w:t>.</w:t>
      </w:r>
    </w:p>
    <w:p w14:paraId="53C38F59" w14:textId="78B76A08" w:rsidR="00434EAD" w:rsidRDefault="00434EAD" w:rsidP="00390DE5">
      <w:r>
        <w:t xml:space="preserve">Moving on, let’s </w:t>
      </w:r>
      <w:r w:rsidR="00EB1A16">
        <w:t>start to extend the functionality you can use in Python</w:t>
      </w:r>
      <w:r w:rsidR="00F24CF1">
        <w:t>.</w:t>
      </w:r>
    </w:p>
    <w:p w14:paraId="529A64FE" w14:textId="77777777" w:rsidR="007052B2" w:rsidRDefault="007052B2" w:rsidP="007052B2">
      <w:pPr>
        <w:pStyle w:val="Heading2"/>
      </w:pPr>
      <w:r>
        <w:t>Numpy Arrays</w:t>
      </w:r>
    </w:p>
    <w:p w14:paraId="1D817FA1" w14:textId="4C501FF7" w:rsidR="002869FA" w:rsidRDefault="00207687" w:rsidP="00695FB8">
      <w:r>
        <w:t>In this section we’ll look at numPy arrays</w:t>
      </w:r>
      <w:r w:rsidR="000A6050">
        <w:t xml:space="preserve">. We’ll only touch the surface to give a flavour of them. Later when we look at file input and </w:t>
      </w:r>
      <w:r w:rsidR="00E50591">
        <w:t>output,</w:t>
      </w:r>
      <w:r w:rsidR="000A6050">
        <w:t xml:space="preserve"> we’ll use </w:t>
      </w:r>
      <w:r w:rsidR="00E50591">
        <w:t>some of their functionality</w:t>
      </w:r>
      <w:r w:rsidR="000A6050">
        <w:t xml:space="preserve"> in anger. Be aware there is much more to them than we’ll look at here.</w:t>
      </w:r>
    </w:p>
    <w:p w14:paraId="7D8540CC" w14:textId="77777777" w:rsidR="0006720C" w:rsidRDefault="002869FA" w:rsidP="00695FB8">
      <w:r>
        <w:t>NumPy has a lot of useful mathematical functions that generally work more quickly and efficiently than the standard Python ‘math’ library (even if that has and equivalent function</w:t>
      </w:r>
      <w:r w:rsidR="0006720C">
        <w:t xml:space="preserve">, have a look at the documentation </w:t>
      </w:r>
      <w:r w:rsidR="0006720C">
        <w:fldChar w:fldCharType="begin"/>
      </w:r>
      <w:r w:rsidR="0006720C">
        <w:instrText xml:space="preserve"> ADDIN ZOTERO_ITEM CSL_CITATION {"citationID":"ydiSdlPo","properties":{"formattedCitation":"(SciPy.org, n.d.)","plainCitation":"(SciPy.org, n.d.)","noteIndex":0},"citationItems":[{"id":979,"uris":["http://zotero.org/users/4680/items/NNLXQFQS"],"uri":["http://zotero.org/users/4680/items/NNLXQFQS"],"itemData":{"id":979,"type":"webpage","title":"Overview — NumPy v1.16 Manual","URL":"https://docs.scipy.org/doc/numpy-1.16.1/","author":[{"family":"SciPy.org","given":""}],"accessed":{"date-parts":[["2019",3,28]]}}}],"schema":"https://github.com/citation-style-language/schema/raw/master/csl-citation.json"} </w:instrText>
      </w:r>
      <w:r w:rsidR="0006720C">
        <w:fldChar w:fldCharType="separate"/>
      </w:r>
      <w:r w:rsidR="0006720C" w:rsidRPr="0006720C">
        <w:rPr>
          <w:rFonts w:cs="Calibri"/>
        </w:rPr>
        <w:t>(SciPy.org, n.d.)</w:t>
      </w:r>
      <w:r w:rsidR="0006720C">
        <w:fldChar w:fldCharType="end"/>
      </w:r>
      <w:r>
        <w:t>).</w:t>
      </w:r>
    </w:p>
    <w:p w14:paraId="3658EE3B" w14:textId="77777777" w:rsidR="0006720C" w:rsidRDefault="0006720C" w:rsidP="00695FB8">
      <w:r>
        <w:t>It also has a dedicated data structure, that looks and feels like a list, that is ideal for holding and manipulating scientific data – even newer modules like Pandas which you’ll be using are based heavily on numPy arrays. These are n dimensional grids of data. They can be 1D, 2D or higher dimensions. Think of a 2D array as being like a spreadsheet and a 1D array being like a single column or row.</w:t>
      </w:r>
    </w:p>
    <w:p w14:paraId="450E631D" w14:textId="2613B63F" w:rsidR="0006720C" w:rsidRDefault="0006720C" w:rsidP="00695FB8">
      <w:r>
        <w:t>Let’s start with a 1D Array (we’ll assume we’ve used ‘import numpy as np’)</w:t>
      </w:r>
    </w:p>
    <w:p w14:paraId="4C572D1F" w14:textId="41B1ECB6" w:rsidR="00437E68" w:rsidRDefault="00437E68" w:rsidP="00437E68">
      <w:pPr>
        <w:pStyle w:val="HTMLPreformatted"/>
        <w:numPr>
          <w:ilvl w:val="0"/>
          <w:numId w:val="6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177909"/>
      </w:pPr>
      <w:r>
        <w:rPr>
          <w:color w:val="000000"/>
        </w:rPr>
        <w:lastRenderedPageBreak/>
        <w:t xml:space="preserve">x </w:t>
      </w:r>
      <w:r>
        <w:rPr>
          <w:color w:val="666600"/>
        </w:rPr>
        <w:t>=</w:t>
      </w:r>
      <w:r>
        <w:rPr>
          <w:color w:val="000000"/>
        </w:rPr>
        <w:t xml:space="preserve"> n</w:t>
      </w:r>
      <w:r w:rsidR="00E50591">
        <w:rPr>
          <w:color w:val="000000"/>
        </w:rPr>
        <w:t>p</w:t>
      </w:r>
      <w:r>
        <w:rPr>
          <w:color w:val="666600"/>
        </w:rPr>
        <w:t>.</w:t>
      </w:r>
      <w:r>
        <w:rPr>
          <w:color w:val="000000"/>
        </w:rPr>
        <w:t>array</w:t>
      </w:r>
      <w:r>
        <w:rPr>
          <w:color w:val="666600"/>
        </w:rPr>
        <w:t>([</w:t>
      </w:r>
      <w:r>
        <w:rPr>
          <w:color w:val="006666"/>
        </w:rPr>
        <w:t>1</w:t>
      </w:r>
      <w:r>
        <w:rPr>
          <w:color w:val="666600"/>
        </w:rPr>
        <w:t>,</w:t>
      </w:r>
      <w:r>
        <w:rPr>
          <w:color w:val="006666"/>
        </w:rPr>
        <w:t>2</w:t>
      </w:r>
      <w:r>
        <w:rPr>
          <w:color w:val="666600"/>
        </w:rPr>
        <w:t>,</w:t>
      </w:r>
      <w:r>
        <w:rPr>
          <w:color w:val="006666"/>
        </w:rPr>
        <w:t>3</w:t>
      </w:r>
      <w:r>
        <w:rPr>
          <w:color w:val="666600"/>
        </w:rPr>
        <w:t>,</w:t>
      </w:r>
      <w:r>
        <w:rPr>
          <w:color w:val="006666"/>
        </w:rPr>
        <w:t>4</w:t>
      </w:r>
      <w:r>
        <w:rPr>
          <w:color w:val="666600"/>
        </w:rPr>
        <w:t>,</w:t>
      </w:r>
      <w:r>
        <w:rPr>
          <w:color w:val="006666"/>
        </w:rPr>
        <w:t>5</w:t>
      </w:r>
      <w:r>
        <w:rPr>
          <w:color w:val="666600"/>
        </w:rPr>
        <w:t>,</w:t>
      </w:r>
      <w:r>
        <w:rPr>
          <w:color w:val="006666"/>
        </w:rPr>
        <w:t>6</w:t>
      </w:r>
      <w:r>
        <w:rPr>
          <w:color w:val="666600"/>
        </w:rPr>
        <w:t>,</w:t>
      </w:r>
      <w:r>
        <w:rPr>
          <w:color w:val="006666"/>
        </w:rPr>
        <w:t>7</w:t>
      </w:r>
      <w:r>
        <w:rPr>
          <w:color w:val="666600"/>
        </w:rPr>
        <w:t>])</w:t>
      </w:r>
    </w:p>
    <w:p w14:paraId="5B757CB3" w14:textId="22D88F71" w:rsidR="0006720C" w:rsidRDefault="00437E68" w:rsidP="00695FB8">
      <w:pPr>
        <w:rPr>
          <w:color w:val="000000"/>
        </w:rPr>
      </w:pPr>
      <w:r>
        <w:rPr>
          <w:color w:val="000000"/>
        </w:rPr>
        <w:t> </w:t>
      </w:r>
      <w:r w:rsidR="000A39A8">
        <w:rPr>
          <w:color w:val="000000"/>
        </w:rPr>
        <w:t>Now we can manipulate its contents:</w:t>
      </w:r>
    </w:p>
    <w:p w14:paraId="56CEE236" w14:textId="77777777" w:rsidR="000A6050" w:rsidRDefault="000A6050" w:rsidP="00B0545A">
      <w:pPr>
        <w:pStyle w:val="HTMLPreformatted"/>
        <w:numPr>
          <w:ilvl w:val="0"/>
          <w:numId w:val="6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4791913"/>
      </w:pPr>
      <w:r>
        <w:rPr>
          <w:color w:val="000000"/>
        </w:rPr>
        <w:t>x</w:t>
      </w:r>
      <w:r>
        <w:rPr>
          <w:color w:val="666600"/>
        </w:rPr>
        <w:t>[</w:t>
      </w:r>
      <w:r>
        <w:rPr>
          <w:color w:val="006666"/>
        </w:rPr>
        <w:t>4</w:t>
      </w:r>
      <w:r>
        <w:rPr>
          <w:color w:val="666600"/>
        </w:rPr>
        <w:t>]</w:t>
      </w:r>
      <w:r>
        <w:rPr>
          <w:color w:val="000000"/>
        </w:rPr>
        <w:t xml:space="preserve"> will </w:t>
      </w:r>
      <w:r>
        <w:rPr>
          <w:color w:val="000088"/>
        </w:rPr>
        <w:t>return</w:t>
      </w:r>
      <w:r>
        <w:rPr>
          <w:color w:val="000000"/>
        </w:rPr>
        <w:t xml:space="preserve"> </w:t>
      </w:r>
      <w:r>
        <w:rPr>
          <w:color w:val="006666"/>
        </w:rPr>
        <w:t>5</w:t>
      </w:r>
    </w:p>
    <w:p w14:paraId="59C910A0" w14:textId="77777777" w:rsidR="000A6050" w:rsidRDefault="000A6050" w:rsidP="00B0545A">
      <w:pPr>
        <w:pStyle w:val="HTMLPreformatted"/>
        <w:numPr>
          <w:ilvl w:val="0"/>
          <w:numId w:val="6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4791913"/>
      </w:pPr>
      <w:r>
        <w:rPr>
          <w:color w:val="000000"/>
        </w:rPr>
        <w:t>np</w:t>
      </w:r>
      <w:r>
        <w:rPr>
          <w:color w:val="666600"/>
        </w:rPr>
        <w:t>.</w:t>
      </w:r>
      <w:r>
        <w:rPr>
          <w:color w:val="000000"/>
        </w:rPr>
        <w:t>append</w:t>
      </w:r>
      <w:r>
        <w:rPr>
          <w:color w:val="666600"/>
        </w:rPr>
        <w:t>(</w:t>
      </w:r>
      <w:r>
        <w:rPr>
          <w:color w:val="000000"/>
        </w:rPr>
        <w:t>x</w:t>
      </w:r>
      <w:r>
        <w:rPr>
          <w:color w:val="666600"/>
        </w:rPr>
        <w:t>,</w:t>
      </w:r>
      <w:r>
        <w:rPr>
          <w:color w:val="006666"/>
        </w:rPr>
        <w:t>99</w:t>
      </w:r>
      <w:r>
        <w:rPr>
          <w:color w:val="666600"/>
        </w:rPr>
        <w:t>)</w:t>
      </w:r>
      <w:r>
        <w:rPr>
          <w:color w:val="000000"/>
        </w:rPr>
        <w:t xml:space="preserve"> will </w:t>
      </w:r>
      <w:r>
        <w:rPr>
          <w:color w:val="000088"/>
        </w:rPr>
        <w:t>return</w:t>
      </w:r>
      <w:r>
        <w:rPr>
          <w:color w:val="000000"/>
        </w:rPr>
        <w:t xml:space="preserve"> a </w:t>
      </w:r>
      <w:r>
        <w:rPr>
          <w:color w:val="000088"/>
        </w:rPr>
        <w:t>new</w:t>
      </w:r>
      <w:r>
        <w:rPr>
          <w:color w:val="000000"/>
        </w:rPr>
        <w:t xml:space="preserve"> array </w:t>
      </w:r>
      <w:r>
        <w:rPr>
          <w:color w:val="000088"/>
        </w:rPr>
        <w:t>of</w:t>
      </w:r>
      <w:r>
        <w:rPr>
          <w:color w:val="000000"/>
        </w:rPr>
        <w:t xml:space="preserve"> </w:t>
      </w:r>
      <w:r>
        <w:rPr>
          <w:color w:val="666600"/>
        </w:rPr>
        <w:t>[</w:t>
      </w:r>
      <w:r>
        <w:rPr>
          <w:color w:val="006666"/>
        </w:rPr>
        <w:t>1</w:t>
      </w:r>
      <w:r>
        <w:rPr>
          <w:color w:val="666600"/>
        </w:rPr>
        <w:t>,</w:t>
      </w:r>
      <w:r>
        <w:rPr>
          <w:color w:val="006666"/>
        </w:rPr>
        <w:t>2</w:t>
      </w:r>
      <w:r>
        <w:rPr>
          <w:color w:val="666600"/>
        </w:rPr>
        <w:t>,</w:t>
      </w:r>
      <w:r>
        <w:rPr>
          <w:color w:val="006666"/>
        </w:rPr>
        <w:t>3</w:t>
      </w:r>
      <w:r>
        <w:rPr>
          <w:color w:val="666600"/>
        </w:rPr>
        <w:t>,</w:t>
      </w:r>
      <w:r>
        <w:rPr>
          <w:color w:val="006666"/>
        </w:rPr>
        <w:t>4</w:t>
      </w:r>
      <w:r>
        <w:rPr>
          <w:color w:val="666600"/>
        </w:rPr>
        <w:t>,</w:t>
      </w:r>
      <w:r>
        <w:rPr>
          <w:color w:val="006666"/>
        </w:rPr>
        <w:t>5</w:t>
      </w:r>
      <w:r>
        <w:rPr>
          <w:color w:val="666600"/>
        </w:rPr>
        <w:t>,</w:t>
      </w:r>
      <w:r>
        <w:rPr>
          <w:color w:val="006666"/>
        </w:rPr>
        <w:t>6</w:t>
      </w:r>
      <w:r>
        <w:rPr>
          <w:color w:val="666600"/>
        </w:rPr>
        <w:t>,</w:t>
      </w:r>
      <w:r>
        <w:rPr>
          <w:color w:val="006666"/>
        </w:rPr>
        <w:t>7</w:t>
      </w:r>
      <w:r>
        <w:rPr>
          <w:color w:val="666600"/>
        </w:rPr>
        <w:t>,</w:t>
      </w:r>
      <w:r>
        <w:rPr>
          <w:color w:val="006666"/>
        </w:rPr>
        <w:t>99</w:t>
      </w:r>
      <w:r>
        <w:rPr>
          <w:color w:val="666600"/>
        </w:rPr>
        <w:t>]</w:t>
      </w:r>
      <w:r>
        <w:rPr>
          <w:color w:val="000000"/>
        </w:rPr>
        <w:t xml:space="preserve"> </w:t>
      </w:r>
    </w:p>
    <w:p w14:paraId="3FAB5372" w14:textId="311B819C" w:rsidR="000F1DE5" w:rsidRDefault="000A6050" w:rsidP="00B0545A">
      <w:pPr>
        <w:pStyle w:val="HTMLPreformatted"/>
        <w:numPr>
          <w:ilvl w:val="0"/>
          <w:numId w:val="6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4791913"/>
      </w:pPr>
      <w:r>
        <w:rPr>
          <w:color w:val="000000"/>
        </w:rPr>
        <w:t>np</w:t>
      </w:r>
      <w:r>
        <w:rPr>
          <w:color w:val="666600"/>
        </w:rPr>
        <w:t>.</w:t>
      </w:r>
      <w:r>
        <w:rPr>
          <w:color w:val="000088"/>
        </w:rPr>
        <w:t>delete</w:t>
      </w:r>
      <w:r>
        <w:rPr>
          <w:color w:val="666600"/>
        </w:rPr>
        <w:t>(</w:t>
      </w:r>
      <w:r>
        <w:rPr>
          <w:color w:val="000000"/>
        </w:rPr>
        <w:t>x</w:t>
      </w:r>
      <w:r>
        <w:rPr>
          <w:color w:val="666600"/>
        </w:rPr>
        <w:t>,</w:t>
      </w:r>
      <w:r>
        <w:rPr>
          <w:color w:val="006666"/>
        </w:rPr>
        <w:t>3</w:t>
      </w:r>
      <w:r>
        <w:rPr>
          <w:color w:val="666600"/>
        </w:rPr>
        <w:t>)</w:t>
      </w:r>
      <w:r>
        <w:rPr>
          <w:color w:val="000000"/>
        </w:rPr>
        <w:t xml:space="preserve">  will </w:t>
      </w:r>
      <w:r>
        <w:rPr>
          <w:color w:val="000088"/>
        </w:rPr>
        <w:t>return</w:t>
      </w:r>
      <w:r>
        <w:rPr>
          <w:color w:val="000000"/>
        </w:rPr>
        <w:t xml:space="preserve"> a </w:t>
      </w:r>
      <w:r>
        <w:rPr>
          <w:color w:val="000088"/>
        </w:rPr>
        <w:t>new</w:t>
      </w:r>
      <w:r>
        <w:rPr>
          <w:color w:val="000000"/>
        </w:rPr>
        <w:t xml:space="preserve"> array </w:t>
      </w:r>
      <w:r>
        <w:rPr>
          <w:color w:val="000088"/>
        </w:rPr>
        <w:t>of</w:t>
      </w:r>
      <w:r>
        <w:rPr>
          <w:color w:val="000000"/>
        </w:rPr>
        <w:t xml:space="preserve"> </w:t>
      </w:r>
      <w:r>
        <w:rPr>
          <w:color w:val="666600"/>
        </w:rPr>
        <w:t>[</w:t>
      </w:r>
      <w:r>
        <w:rPr>
          <w:color w:val="006666"/>
        </w:rPr>
        <w:t>1</w:t>
      </w:r>
      <w:r>
        <w:rPr>
          <w:color w:val="666600"/>
        </w:rPr>
        <w:t>,</w:t>
      </w:r>
      <w:r>
        <w:rPr>
          <w:color w:val="006666"/>
        </w:rPr>
        <w:t>2</w:t>
      </w:r>
      <w:r>
        <w:rPr>
          <w:color w:val="666600"/>
        </w:rPr>
        <w:t>,</w:t>
      </w:r>
      <w:r>
        <w:rPr>
          <w:color w:val="006666"/>
        </w:rPr>
        <w:t>3</w:t>
      </w:r>
      <w:r>
        <w:rPr>
          <w:color w:val="666600"/>
        </w:rPr>
        <w:t>,</w:t>
      </w:r>
      <w:r>
        <w:rPr>
          <w:color w:val="006666"/>
        </w:rPr>
        <w:t>5</w:t>
      </w:r>
      <w:r>
        <w:rPr>
          <w:color w:val="666600"/>
        </w:rPr>
        <w:t>,</w:t>
      </w:r>
      <w:r>
        <w:rPr>
          <w:color w:val="006666"/>
        </w:rPr>
        <w:t>6</w:t>
      </w:r>
      <w:r>
        <w:rPr>
          <w:color w:val="666600"/>
        </w:rPr>
        <w:t>,</w:t>
      </w:r>
      <w:r>
        <w:rPr>
          <w:color w:val="006666"/>
        </w:rPr>
        <w:t>7</w:t>
      </w:r>
      <w:r>
        <w:rPr>
          <w:color w:val="666600"/>
        </w:rPr>
        <w:t>]</w:t>
      </w:r>
    </w:p>
    <w:p w14:paraId="2B7D1D9E" w14:textId="09D2FCDD" w:rsidR="000F1DE5" w:rsidRDefault="000F1DE5" w:rsidP="00695FB8">
      <w:r>
        <w:t>NOTE: they don’t modify the exiting array.</w:t>
      </w:r>
      <w:r w:rsidR="000A6050">
        <w:t xml:space="preserve"> Also, these are simple forms of the functions. N Dimensional forms will also have modifiers to explicitly define which dimension they apply to.</w:t>
      </w:r>
    </w:p>
    <w:p w14:paraId="3C048AD9" w14:textId="77777777" w:rsidR="005912F1" w:rsidRDefault="005912F1" w:rsidP="005912F1">
      <w:r>
        <w:t>You can manipulate all the elements of a numpy array at once and the procedure is very quick – much quicker than using loops to do the same for a standard list.</w:t>
      </w:r>
    </w:p>
    <w:p w14:paraId="154F6999" w14:textId="77777777" w:rsidR="005912F1" w:rsidRDefault="005912F1" w:rsidP="005912F1">
      <w:r>
        <w:t xml:space="preserve">A couple of examples say we have  </w:t>
      </w:r>
      <w:proofErr w:type="spellStart"/>
      <w:r>
        <w:t>n_a</w:t>
      </w:r>
      <w:proofErr w:type="spellEnd"/>
      <w:r>
        <w:t xml:space="preserve"> = [1, 12, 3 ,7,2, 14] and </w:t>
      </w:r>
      <w:proofErr w:type="spellStart"/>
      <w:r>
        <w:t>n_b</w:t>
      </w:r>
      <w:proofErr w:type="spellEnd"/>
      <w:r>
        <w:t>=[1,2,3,4,5,6]</w:t>
      </w:r>
    </w:p>
    <w:p w14:paraId="2CFACE91" w14:textId="77777777" w:rsidR="005912F1" w:rsidRDefault="005912F1" w:rsidP="00B0545A">
      <w:pPr>
        <w:pStyle w:val="HTMLPreformatted"/>
        <w:numPr>
          <w:ilvl w:val="0"/>
          <w:numId w:val="6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24868059"/>
      </w:pPr>
      <w:r>
        <w:rPr>
          <w:color w:val="000000"/>
        </w:rPr>
        <w:t>n_a</w:t>
      </w:r>
      <w:r>
        <w:rPr>
          <w:color w:val="666600"/>
        </w:rPr>
        <w:t>+</w:t>
      </w:r>
      <w:r>
        <w:rPr>
          <w:color w:val="006666"/>
        </w:rPr>
        <w:t>1</w:t>
      </w:r>
      <w:r>
        <w:rPr>
          <w:color w:val="000000"/>
        </w:rPr>
        <w:t xml:space="preserve"> gives </w:t>
      </w:r>
      <w:r>
        <w:rPr>
          <w:color w:val="666600"/>
        </w:rPr>
        <w:t>[</w:t>
      </w:r>
      <w:r>
        <w:rPr>
          <w:color w:val="006666"/>
        </w:rPr>
        <w:t>2</w:t>
      </w:r>
      <w:r>
        <w:rPr>
          <w:color w:val="666600"/>
        </w:rPr>
        <w:t>,</w:t>
      </w:r>
      <w:r>
        <w:rPr>
          <w:color w:val="006666"/>
        </w:rPr>
        <w:t>13</w:t>
      </w:r>
      <w:r>
        <w:rPr>
          <w:color w:val="666600"/>
        </w:rPr>
        <w:t>,</w:t>
      </w:r>
      <w:r>
        <w:rPr>
          <w:color w:val="006666"/>
        </w:rPr>
        <w:t>4</w:t>
      </w:r>
      <w:r>
        <w:rPr>
          <w:color w:val="666600"/>
        </w:rPr>
        <w:t>,</w:t>
      </w:r>
      <w:r>
        <w:rPr>
          <w:color w:val="006666"/>
        </w:rPr>
        <w:t>8</w:t>
      </w:r>
      <w:r>
        <w:rPr>
          <w:color w:val="666600"/>
        </w:rPr>
        <w:t>,</w:t>
      </w:r>
      <w:r>
        <w:rPr>
          <w:color w:val="006666"/>
        </w:rPr>
        <w:t>3</w:t>
      </w:r>
      <w:r>
        <w:rPr>
          <w:color w:val="666600"/>
        </w:rPr>
        <w:t>,</w:t>
      </w:r>
      <w:r>
        <w:rPr>
          <w:color w:val="006666"/>
        </w:rPr>
        <w:t>15</w:t>
      </w:r>
      <w:r>
        <w:rPr>
          <w:color w:val="666600"/>
        </w:rPr>
        <w:t>]</w:t>
      </w:r>
    </w:p>
    <w:p w14:paraId="2CD36CC4" w14:textId="77777777" w:rsidR="005912F1" w:rsidRDefault="005912F1" w:rsidP="00B0545A">
      <w:pPr>
        <w:pStyle w:val="HTMLPreformatted"/>
        <w:numPr>
          <w:ilvl w:val="0"/>
          <w:numId w:val="6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24868059"/>
      </w:pPr>
      <w:proofErr w:type="spellStart"/>
      <w:r>
        <w:rPr>
          <w:color w:val="000000"/>
        </w:rPr>
        <w:t>n_a</w:t>
      </w:r>
      <w:proofErr w:type="spellEnd"/>
      <w:r>
        <w:rPr>
          <w:color w:val="000000"/>
        </w:rPr>
        <w:t xml:space="preserve"> </w:t>
      </w:r>
      <w:r>
        <w:rPr>
          <w:color w:val="666600"/>
        </w:rPr>
        <w:t>+</w:t>
      </w:r>
      <w:r>
        <w:rPr>
          <w:color w:val="000000"/>
        </w:rPr>
        <w:t xml:space="preserve"> </w:t>
      </w:r>
      <w:proofErr w:type="spellStart"/>
      <w:r>
        <w:rPr>
          <w:color w:val="000000"/>
        </w:rPr>
        <w:t>n_b</w:t>
      </w:r>
      <w:proofErr w:type="spellEnd"/>
      <w:r>
        <w:rPr>
          <w:color w:val="000000"/>
        </w:rPr>
        <w:t xml:space="preserve"> gives </w:t>
      </w:r>
      <w:r>
        <w:rPr>
          <w:color w:val="666600"/>
        </w:rPr>
        <w:t>[</w:t>
      </w:r>
      <w:r>
        <w:rPr>
          <w:color w:val="006666"/>
        </w:rPr>
        <w:t>2</w:t>
      </w:r>
      <w:r>
        <w:rPr>
          <w:color w:val="666600"/>
        </w:rPr>
        <w:t>,</w:t>
      </w:r>
      <w:r>
        <w:rPr>
          <w:color w:val="006666"/>
        </w:rPr>
        <w:t>14</w:t>
      </w:r>
      <w:r>
        <w:rPr>
          <w:color w:val="666600"/>
        </w:rPr>
        <w:t>,</w:t>
      </w:r>
      <w:r>
        <w:rPr>
          <w:color w:val="006666"/>
        </w:rPr>
        <w:t>9</w:t>
      </w:r>
      <w:r>
        <w:rPr>
          <w:color w:val="666600"/>
        </w:rPr>
        <w:t>,</w:t>
      </w:r>
      <w:r>
        <w:rPr>
          <w:color w:val="006666"/>
        </w:rPr>
        <w:t>11</w:t>
      </w:r>
      <w:r>
        <w:rPr>
          <w:color w:val="666600"/>
        </w:rPr>
        <w:t>,</w:t>
      </w:r>
      <w:r>
        <w:rPr>
          <w:color w:val="006666"/>
        </w:rPr>
        <w:t>7</w:t>
      </w:r>
      <w:r>
        <w:rPr>
          <w:color w:val="666600"/>
        </w:rPr>
        <w:t>,</w:t>
      </w:r>
      <w:r>
        <w:rPr>
          <w:color w:val="006666"/>
        </w:rPr>
        <w:t>20</w:t>
      </w:r>
      <w:r>
        <w:rPr>
          <w:color w:val="666600"/>
        </w:rPr>
        <w:t>]</w:t>
      </w:r>
    </w:p>
    <w:p w14:paraId="460057BF" w14:textId="77777777" w:rsidR="005912F1" w:rsidRDefault="005912F1" w:rsidP="00B0545A">
      <w:pPr>
        <w:pStyle w:val="HTMLPreformatted"/>
        <w:numPr>
          <w:ilvl w:val="0"/>
          <w:numId w:val="6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24868059"/>
      </w:pPr>
      <w:proofErr w:type="spellStart"/>
      <w:r>
        <w:rPr>
          <w:color w:val="000000"/>
        </w:rPr>
        <w:t>n_a</w:t>
      </w:r>
      <w:proofErr w:type="spellEnd"/>
      <w:r>
        <w:rPr>
          <w:color w:val="000000"/>
        </w:rPr>
        <w:t xml:space="preserve"> </w:t>
      </w:r>
      <w:r>
        <w:rPr>
          <w:color w:val="666600"/>
        </w:rPr>
        <w:t>*</w:t>
      </w:r>
      <w:r>
        <w:rPr>
          <w:color w:val="000000"/>
        </w:rPr>
        <w:t xml:space="preserve"> </w:t>
      </w:r>
      <w:proofErr w:type="spellStart"/>
      <w:r>
        <w:rPr>
          <w:color w:val="000000"/>
        </w:rPr>
        <w:t>n_b</w:t>
      </w:r>
      <w:proofErr w:type="spellEnd"/>
      <w:r>
        <w:rPr>
          <w:color w:val="000000"/>
        </w:rPr>
        <w:t xml:space="preserve"> gives </w:t>
      </w:r>
      <w:r>
        <w:rPr>
          <w:color w:val="666600"/>
        </w:rPr>
        <w:t>[</w:t>
      </w:r>
      <w:r>
        <w:rPr>
          <w:color w:val="006666"/>
        </w:rPr>
        <w:t>1</w:t>
      </w:r>
      <w:r>
        <w:rPr>
          <w:color w:val="666600"/>
        </w:rPr>
        <w:t>,</w:t>
      </w:r>
      <w:r>
        <w:rPr>
          <w:color w:val="000000"/>
        </w:rPr>
        <w:t xml:space="preserve"> </w:t>
      </w:r>
      <w:r>
        <w:rPr>
          <w:color w:val="006666"/>
        </w:rPr>
        <w:t>24</w:t>
      </w:r>
      <w:r>
        <w:rPr>
          <w:color w:val="666600"/>
        </w:rPr>
        <w:t>,</w:t>
      </w:r>
      <w:r>
        <w:rPr>
          <w:color w:val="000000"/>
        </w:rPr>
        <w:t xml:space="preserve"> </w:t>
      </w:r>
      <w:r>
        <w:rPr>
          <w:color w:val="006666"/>
        </w:rPr>
        <w:t>9</w:t>
      </w:r>
      <w:r>
        <w:rPr>
          <w:color w:val="666600"/>
        </w:rPr>
        <w:t>,</w:t>
      </w:r>
      <w:r>
        <w:rPr>
          <w:color w:val="006666"/>
        </w:rPr>
        <w:t>28</w:t>
      </w:r>
      <w:r>
        <w:rPr>
          <w:color w:val="666600"/>
        </w:rPr>
        <w:t>,</w:t>
      </w:r>
      <w:r>
        <w:rPr>
          <w:color w:val="006666"/>
        </w:rPr>
        <w:t>10</w:t>
      </w:r>
      <w:r>
        <w:rPr>
          <w:color w:val="666600"/>
        </w:rPr>
        <w:t>,</w:t>
      </w:r>
      <w:r>
        <w:rPr>
          <w:color w:val="006666"/>
        </w:rPr>
        <w:t>84</w:t>
      </w:r>
      <w:r>
        <w:rPr>
          <w:color w:val="666600"/>
        </w:rPr>
        <w:t>]</w:t>
      </w:r>
    </w:p>
    <w:p w14:paraId="16330B3D" w14:textId="77777777" w:rsidR="005912F1" w:rsidRDefault="005912F1" w:rsidP="00B0545A">
      <w:pPr>
        <w:pStyle w:val="HTMLPreformatted"/>
        <w:numPr>
          <w:ilvl w:val="0"/>
          <w:numId w:val="6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24868059"/>
      </w:pPr>
      <w:proofErr w:type="spellStart"/>
      <w:r>
        <w:rPr>
          <w:color w:val="000000"/>
        </w:rPr>
        <w:t>n_b</w:t>
      </w:r>
      <w:proofErr w:type="spellEnd"/>
      <w:r>
        <w:rPr>
          <w:color w:val="666600"/>
        </w:rPr>
        <w:t>**</w:t>
      </w:r>
      <w:r>
        <w:rPr>
          <w:color w:val="006666"/>
        </w:rPr>
        <w:t>2</w:t>
      </w:r>
      <w:r>
        <w:rPr>
          <w:color w:val="000000"/>
        </w:rPr>
        <w:t xml:space="preserve"> gives </w:t>
      </w:r>
      <w:r>
        <w:rPr>
          <w:color w:val="666600"/>
        </w:rPr>
        <w:t>[</w:t>
      </w:r>
      <w:r>
        <w:rPr>
          <w:color w:val="006666"/>
        </w:rPr>
        <w:t>1</w:t>
      </w:r>
      <w:r>
        <w:rPr>
          <w:color w:val="666600"/>
        </w:rPr>
        <w:t>,</w:t>
      </w:r>
      <w:proofErr w:type="gramStart"/>
      <w:r>
        <w:rPr>
          <w:color w:val="006666"/>
        </w:rPr>
        <w:t>4</w:t>
      </w:r>
      <w:r>
        <w:rPr>
          <w:color w:val="666600"/>
        </w:rPr>
        <w:t>,,</w:t>
      </w:r>
      <w:proofErr w:type="gramEnd"/>
      <w:r>
        <w:rPr>
          <w:color w:val="006666"/>
        </w:rPr>
        <w:t>9</w:t>
      </w:r>
      <w:r>
        <w:rPr>
          <w:color w:val="666600"/>
        </w:rPr>
        <w:t>,</w:t>
      </w:r>
      <w:r>
        <w:rPr>
          <w:color w:val="006666"/>
        </w:rPr>
        <w:t>16</w:t>
      </w:r>
      <w:r>
        <w:rPr>
          <w:color w:val="666600"/>
        </w:rPr>
        <w:t>,</w:t>
      </w:r>
      <w:r>
        <w:rPr>
          <w:color w:val="006666"/>
        </w:rPr>
        <w:t>25</w:t>
      </w:r>
      <w:r>
        <w:rPr>
          <w:color w:val="666600"/>
        </w:rPr>
        <w:t>,</w:t>
      </w:r>
      <w:r>
        <w:rPr>
          <w:color w:val="006666"/>
        </w:rPr>
        <w:t>36</w:t>
      </w:r>
      <w:r>
        <w:rPr>
          <w:color w:val="666600"/>
        </w:rPr>
        <w:t>]</w:t>
      </w:r>
    </w:p>
    <w:p w14:paraId="14FE7179" w14:textId="3F42D643" w:rsidR="005912F1" w:rsidRDefault="005912F1" w:rsidP="005912F1">
      <w:r>
        <w:rPr>
          <w:color w:val="000000"/>
        </w:rPr>
        <w:t> </w:t>
      </w:r>
    </w:p>
    <w:p w14:paraId="0053E510" w14:textId="77777777" w:rsidR="005912F1" w:rsidRDefault="005912F1" w:rsidP="005912F1">
      <w:r>
        <w:t xml:space="preserve">and </w:t>
      </w:r>
      <w:proofErr w:type="gramStart"/>
      <w:r>
        <w:t>so</w:t>
      </w:r>
      <w:proofErr w:type="gramEnd"/>
      <w:r>
        <w:t xml:space="preserve"> on</w:t>
      </w:r>
    </w:p>
    <w:p w14:paraId="21764753" w14:textId="294AFD45" w:rsidR="005912F1" w:rsidRDefault="005912F1" w:rsidP="00B0545A">
      <w:pPr>
        <w:pStyle w:val="HTMLPreformatted"/>
        <w:numPr>
          <w:ilvl w:val="0"/>
          <w:numId w:val="6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2539693"/>
      </w:pPr>
      <w:proofErr w:type="spellStart"/>
      <w:r>
        <w:rPr>
          <w:color w:val="000000"/>
        </w:rPr>
        <w:t>n_a</w:t>
      </w:r>
      <w:r>
        <w:rPr>
          <w:color w:val="666600"/>
        </w:rPr>
        <w:t>.</w:t>
      </w:r>
      <w:r>
        <w:rPr>
          <w:color w:val="000000"/>
        </w:rPr>
        <w:t>sort</w:t>
      </w:r>
      <w:proofErr w:type="spellEnd"/>
      <w:r>
        <w:rPr>
          <w:color w:val="000000"/>
        </w:rPr>
        <w:t xml:space="preserve"> gives </w:t>
      </w:r>
      <w:r>
        <w:rPr>
          <w:color w:val="666600"/>
        </w:rPr>
        <w:t>[</w:t>
      </w:r>
      <w:r>
        <w:rPr>
          <w:color w:val="006666"/>
        </w:rPr>
        <w:t>1</w:t>
      </w:r>
      <w:r>
        <w:rPr>
          <w:color w:val="666600"/>
        </w:rPr>
        <w:t>,</w:t>
      </w:r>
      <w:r>
        <w:rPr>
          <w:color w:val="006666"/>
        </w:rPr>
        <w:t>2</w:t>
      </w:r>
      <w:r>
        <w:rPr>
          <w:color w:val="666600"/>
        </w:rPr>
        <w:t>,</w:t>
      </w:r>
      <w:r>
        <w:rPr>
          <w:color w:val="006666"/>
        </w:rPr>
        <w:t>3</w:t>
      </w:r>
      <w:r>
        <w:rPr>
          <w:color w:val="666600"/>
        </w:rPr>
        <w:t>,</w:t>
      </w:r>
      <w:r>
        <w:rPr>
          <w:color w:val="006666"/>
        </w:rPr>
        <w:t>7</w:t>
      </w:r>
      <w:r>
        <w:rPr>
          <w:color w:val="666600"/>
        </w:rPr>
        <w:t>,</w:t>
      </w:r>
      <w:r>
        <w:rPr>
          <w:color w:val="006666"/>
        </w:rPr>
        <w:t>12</w:t>
      </w:r>
      <w:r>
        <w:rPr>
          <w:color w:val="666600"/>
        </w:rPr>
        <w:t>,</w:t>
      </w:r>
      <w:r>
        <w:rPr>
          <w:color w:val="006666"/>
        </w:rPr>
        <w:t>14</w:t>
      </w:r>
      <w:r>
        <w:rPr>
          <w:color w:val="666600"/>
        </w:rPr>
        <w:t>]</w:t>
      </w:r>
    </w:p>
    <w:p w14:paraId="63CB0BB5" w14:textId="7DCE95FD" w:rsidR="000A6050" w:rsidRDefault="000A6050" w:rsidP="00695FB8">
      <w:r>
        <w:t>Let’s now look at a 2D array – which as we’ve said is a bit like a spreadsheet sheet.</w:t>
      </w:r>
    </w:p>
    <w:p w14:paraId="0268FE93" w14:textId="6E5DAAA6" w:rsidR="000A6050" w:rsidRDefault="000A6050" w:rsidP="00B0545A">
      <w:pPr>
        <w:pStyle w:val="HTMLPreformatted"/>
        <w:numPr>
          <w:ilvl w:val="0"/>
          <w:numId w:val="6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10543643"/>
      </w:pPr>
      <w:r>
        <w:rPr>
          <w:color w:val="000000"/>
        </w:rPr>
        <w:t xml:space="preserve">x2d </w:t>
      </w:r>
      <w:r>
        <w:rPr>
          <w:color w:val="666600"/>
        </w:rPr>
        <w:t>=</w:t>
      </w:r>
      <w:r>
        <w:rPr>
          <w:color w:val="000000"/>
        </w:rPr>
        <w:t xml:space="preserve"> n</w:t>
      </w:r>
      <w:r w:rsidR="00E50591">
        <w:rPr>
          <w:color w:val="000000"/>
        </w:rPr>
        <w:t>p</w:t>
      </w:r>
      <w:r>
        <w:rPr>
          <w:color w:val="666600"/>
        </w:rPr>
        <w:t>.</w:t>
      </w:r>
      <w:r>
        <w:rPr>
          <w:color w:val="000000"/>
        </w:rPr>
        <w:t>array</w:t>
      </w:r>
      <w:r w:rsidR="00E50591">
        <w:rPr>
          <w:color w:val="000000"/>
        </w:rPr>
        <w:t>(</w:t>
      </w:r>
      <w:r>
        <w:rPr>
          <w:color w:val="000000"/>
        </w:rPr>
        <w:t xml:space="preserve"> </w:t>
      </w:r>
      <w:r>
        <w:rPr>
          <w:color w:val="666600"/>
        </w:rPr>
        <w:t>[[</w:t>
      </w:r>
      <w:r>
        <w:rPr>
          <w:color w:val="006666"/>
        </w:rPr>
        <w:t>11</w:t>
      </w:r>
      <w:r>
        <w:rPr>
          <w:color w:val="666600"/>
        </w:rPr>
        <w:t>,</w:t>
      </w:r>
      <w:r>
        <w:rPr>
          <w:color w:val="000000"/>
        </w:rPr>
        <w:t xml:space="preserve"> </w:t>
      </w:r>
      <w:r>
        <w:rPr>
          <w:color w:val="006666"/>
        </w:rPr>
        <w:t>12</w:t>
      </w:r>
      <w:r>
        <w:rPr>
          <w:color w:val="666600"/>
        </w:rPr>
        <w:t>,</w:t>
      </w:r>
      <w:r>
        <w:rPr>
          <w:color w:val="000000"/>
        </w:rPr>
        <w:t xml:space="preserve"> </w:t>
      </w:r>
      <w:r>
        <w:rPr>
          <w:color w:val="006666"/>
        </w:rPr>
        <w:t>13</w:t>
      </w:r>
      <w:r>
        <w:rPr>
          <w:color w:val="666600"/>
        </w:rPr>
        <w:t>,</w:t>
      </w:r>
      <w:r>
        <w:rPr>
          <w:color w:val="000000"/>
        </w:rPr>
        <w:t xml:space="preserve"> </w:t>
      </w:r>
      <w:r>
        <w:rPr>
          <w:color w:val="006666"/>
        </w:rPr>
        <w:t>14</w:t>
      </w:r>
      <w:r>
        <w:rPr>
          <w:color w:val="666600"/>
        </w:rPr>
        <w:t xml:space="preserve">, </w:t>
      </w:r>
      <w:r>
        <w:rPr>
          <w:color w:val="006666"/>
        </w:rPr>
        <w:t>15</w:t>
      </w:r>
      <w:r>
        <w:rPr>
          <w:color w:val="666600"/>
        </w:rPr>
        <w:t>]</w:t>
      </w:r>
      <w:r w:rsidR="00E50591">
        <w:rPr>
          <w:color w:val="666600"/>
        </w:rPr>
        <w:t>,</w:t>
      </w:r>
    </w:p>
    <w:p w14:paraId="10FB01A1" w14:textId="1A688D74" w:rsidR="000A6050" w:rsidRDefault="000A6050" w:rsidP="00B0545A">
      <w:pPr>
        <w:pStyle w:val="HTMLPreformatted"/>
        <w:numPr>
          <w:ilvl w:val="0"/>
          <w:numId w:val="6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10543643"/>
      </w:pPr>
      <w:r>
        <w:rPr>
          <w:color w:val="000000"/>
        </w:rPr>
        <w:tab/>
        <w:t xml:space="preserve">              </w:t>
      </w:r>
      <w:r>
        <w:rPr>
          <w:color w:val="666600"/>
        </w:rPr>
        <w:t>[</w:t>
      </w:r>
      <w:r>
        <w:rPr>
          <w:color w:val="006666"/>
        </w:rPr>
        <w:t>21</w:t>
      </w:r>
      <w:r>
        <w:rPr>
          <w:color w:val="666600"/>
        </w:rPr>
        <w:t>,</w:t>
      </w:r>
      <w:r>
        <w:rPr>
          <w:color w:val="000000"/>
        </w:rPr>
        <w:t xml:space="preserve"> </w:t>
      </w:r>
      <w:r>
        <w:rPr>
          <w:color w:val="006666"/>
        </w:rPr>
        <w:t>22</w:t>
      </w:r>
      <w:r>
        <w:rPr>
          <w:color w:val="666600"/>
        </w:rPr>
        <w:t>,</w:t>
      </w:r>
      <w:r>
        <w:rPr>
          <w:color w:val="000000"/>
        </w:rPr>
        <w:t xml:space="preserve"> </w:t>
      </w:r>
      <w:r>
        <w:rPr>
          <w:color w:val="006666"/>
        </w:rPr>
        <w:t>23</w:t>
      </w:r>
      <w:r>
        <w:rPr>
          <w:color w:val="666600"/>
        </w:rPr>
        <w:t>,</w:t>
      </w:r>
      <w:r>
        <w:rPr>
          <w:color w:val="000000"/>
        </w:rPr>
        <w:t xml:space="preserve"> </w:t>
      </w:r>
      <w:r>
        <w:rPr>
          <w:color w:val="006666"/>
        </w:rPr>
        <w:t>24</w:t>
      </w:r>
      <w:r>
        <w:rPr>
          <w:color w:val="666600"/>
        </w:rPr>
        <w:t xml:space="preserve">, </w:t>
      </w:r>
      <w:r>
        <w:rPr>
          <w:color w:val="006666"/>
        </w:rPr>
        <w:t>25</w:t>
      </w:r>
      <w:r>
        <w:rPr>
          <w:color w:val="666600"/>
        </w:rPr>
        <w:t>]</w:t>
      </w:r>
      <w:r w:rsidR="00E50591">
        <w:rPr>
          <w:color w:val="666600"/>
        </w:rPr>
        <w:t>,</w:t>
      </w:r>
    </w:p>
    <w:p w14:paraId="087A481F" w14:textId="77777777" w:rsidR="000A6050" w:rsidRDefault="000A6050" w:rsidP="00B0545A">
      <w:pPr>
        <w:pStyle w:val="HTMLPreformatted"/>
        <w:numPr>
          <w:ilvl w:val="0"/>
          <w:numId w:val="6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10543643"/>
      </w:pPr>
      <w:r>
        <w:rPr>
          <w:color w:val="000000"/>
        </w:rPr>
        <w:tab/>
        <w:t xml:space="preserve">              </w:t>
      </w:r>
      <w:r>
        <w:rPr>
          <w:color w:val="666600"/>
        </w:rPr>
        <w:t>[</w:t>
      </w:r>
      <w:r>
        <w:rPr>
          <w:color w:val="006666"/>
        </w:rPr>
        <w:t>31</w:t>
      </w:r>
      <w:r>
        <w:rPr>
          <w:color w:val="666600"/>
        </w:rPr>
        <w:t>,</w:t>
      </w:r>
      <w:r>
        <w:rPr>
          <w:color w:val="000000"/>
        </w:rPr>
        <w:t xml:space="preserve"> </w:t>
      </w:r>
      <w:r>
        <w:rPr>
          <w:color w:val="006666"/>
        </w:rPr>
        <w:t>32</w:t>
      </w:r>
      <w:r>
        <w:rPr>
          <w:color w:val="666600"/>
        </w:rPr>
        <w:t>,</w:t>
      </w:r>
      <w:r>
        <w:rPr>
          <w:color w:val="000000"/>
        </w:rPr>
        <w:t xml:space="preserve"> </w:t>
      </w:r>
      <w:r>
        <w:rPr>
          <w:color w:val="006666"/>
        </w:rPr>
        <w:t>33</w:t>
      </w:r>
      <w:r>
        <w:rPr>
          <w:color w:val="666600"/>
        </w:rPr>
        <w:t>,</w:t>
      </w:r>
      <w:r>
        <w:rPr>
          <w:color w:val="000000"/>
        </w:rPr>
        <w:t xml:space="preserve"> </w:t>
      </w:r>
      <w:r>
        <w:rPr>
          <w:color w:val="006666"/>
        </w:rPr>
        <w:t>34</w:t>
      </w:r>
      <w:r>
        <w:rPr>
          <w:color w:val="666600"/>
        </w:rPr>
        <w:t>,</w:t>
      </w:r>
      <w:r>
        <w:rPr>
          <w:color w:val="000000"/>
        </w:rPr>
        <w:t xml:space="preserve"> </w:t>
      </w:r>
      <w:r>
        <w:rPr>
          <w:color w:val="006666"/>
        </w:rPr>
        <w:t>35</w:t>
      </w:r>
      <w:r>
        <w:rPr>
          <w:color w:val="666600"/>
        </w:rPr>
        <w:t>]])</w:t>
      </w:r>
    </w:p>
    <w:p w14:paraId="1C8F2CA7" w14:textId="1C80DA25" w:rsidR="000A6050" w:rsidRDefault="000A6050" w:rsidP="000A6050">
      <w:pPr>
        <w:rPr>
          <w:color w:val="000000"/>
        </w:rPr>
      </w:pPr>
      <w:r>
        <w:rPr>
          <w:color w:val="000000"/>
        </w:rPr>
        <w:t>This will produce an array with 3 rows of 5 ‘</w:t>
      </w:r>
      <w:proofErr w:type="gramStart"/>
      <w:r>
        <w:rPr>
          <w:color w:val="000000"/>
        </w:rPr>
        <w:t>columns’</w:t>
      </w:r>
      <w:proofErr w:type="gramEnd"/>
      <w:r>
        <w:rPr>
          <w:color w:val="000000"/>
        </w:rPr>
        <w:t>. </w:t>
      </w:r>
    </w:p>
    <w:p w14:paraId="1DD8A5F0" w14:textId="0CF785F0" w:rsidR="000A6050" w:rsidRDefault="000A6050" w:rsidP="000A6050">
      <w:pPr>
        <w:rPr>
          <w:color w:val="000000"/>
        </w:rPr>
      </w:pPr>
      <w:r>
        <w:rPr>
          <w:color w:val="000000"/>
        </w:rPr>
        <w:t>NOTE: We’ve split this over 3 lines for clarity, you don’t have to.</w:t>
      </w:r>
    </w:p>
    <w:p w14:paraId="0ED9FEAA" w14:textId="3EC988F9" w:rsidR="007B1CA8" w:rsidRDefault="00E50591" w:rsidP="000A6050">
      <w:pPr>
        <w:rPr>
          <w:color w:val="000000"/>
        </w:rPr>
      </w:pPr>
      <w:r>
        <w:rPr>
          <w:color w:val="000000"/>
        </w:rPr>
        <w:t xml:space="preserve">You </w:t>
      </w:r>
      <w:r w:rsidR="00AE7621">
        <w:rPr>
          <w:color w:val="000000"/>
        </w:rPr>
        <w:t xml:space="preserve">can </w:t>
      </w:r>
      <w:r>
        <w:rPr>
          <w:color w:val="000000"/>
        </w:rPr>
        <w:t>access</w:t>
      </w:r>
      <w:r w:rsidR="00AE7621">
        <w:rPr>
          <w:color w:val="000000"/>
        </w:rPr>
        <w:t xml:space="preserve"> a value in</w:t>
      </w:r>
      <w:r>
        <w:rPr>
          <w:color w:val="000000"/>
        </w:rPr>
        <w:t xml:space="preserve"> them in like this:</w:t>
      </w:r>
    </w:p>
    <w:p w14:paraId="6BFF715D" w14:textId="663A9905" w:rsidR="00E50591" w:rsidRDefault="00E50591" w:rsidP="00B0545A">
      <w:pPr>
        <w:pStyle w:val="HTMLPreformatted"/>
        <w:numPr>
          <w:ilvl w:val="0"/>
          <w:numId w:val="6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39724401"/>
      </w:pPr>
      <w:r>
        <w:rPr>
          <w:color w:val="000000"/>
        </w:rPr>
        <w:t>x2d</w:t>
      </w:r>
      <w:r>
        <w:rPr>
          <w:color w:val="666600"/>
        </w:rPr>
        <w:t>[</w:t>
      </w:r>
      <w:r>
        <w:rPr>
          <w:color w:val="006666"/>
        </w:rPr>
        <w:t>2</w:t>
      </w:r>
      <w:r>
        <w:rPr>
          <w:color w:val="666600"/>
        </w:rPr>
        <w:t>,</w:t>
      </w:r>
      <w:r>
        <w:rPr>
          <w:color w:val="006666"/>
        </w:rPr>
        <w:t>3</w:t>
      </w:r>
      <w:r>
        <w:rPr>
          <w:color w:val="666600"/>
        </w:rPr>
        <w:t>]</w:t>
      </w:r>
      <w:r>
        <w:rPr>
          <w:color w:val="000000"/>
        </w:rPr>
        <w:t xml:space="preserve"> will </w:t>
      </w:r>
      <w:r>
        <w:rPr>
          <w:color w:val="000088"/>
        </w:rPr>
        <w:t>return</w:t>
      </w:r>
      <w:r w:rsidR="007728C3">
        <w:rPr>
          <w:color w:val="000088"/>
        </w:rPr>
        <w:t xml:space="preserve"> 34</w:t>
      </w:r>
      <w:r>
        <w:rPr>
          <w:color w:val="000000"/>
        </w:rPr>
        <w:t xml:space="preserve">  </w:t>
      </w:r>
      <w:r>
        <w:rPr>
          <w:color w:val="666600"/>
        </w:rPr>
        <w:t>-</w:t>
      </w:r>
      <w:r>
        <w:rPr>
          <w:color w:val="000000"/>
        </w:rPr>
        <w:t xml:space="preserve"> </w:t>
      </w:r>
      <w:r>
        <w:rPr>
          <w:color w:val="000088"/>
        </w:rPr>
        <w:t>in</w:t>
      </w:r>
      <w:r>
        <w:rPr>
          <w:color w:val="000000"/>
        </w:rPr>
        <w:t xml:space="preserve"> other words</w:t>
      </w:r>
      <w:r w:rsidR="00AE7621">
        <w:rPr>
          <w:color w:val="000000"/>
        </w:rPr>
        <w:t>, use</w:t>
      </w:r>
      <w:r>
        <w:rPr>
          <w:color w:val="000000"/>
        </w:rPr>
        <w:t xml:space="preserve">  x2d</w:t>
      </w:r>
      <w:r>
        <w:rPr>
          <w:color w:val="666600"/>
        </w:rPr>
        <w:t>[</w:t>
      </w:r>
      <w:proofErr w:type="spellStart"/>
      <w:r>
        <w:rPr>
          <w:color w:val="000000"/>
        </w:rPr>
        <w:t>row</w:t>
      </w:r>
      <w:r>
        <w:rPr>
          <w:color w:val="666600"/>
        </w:rPr>
        <w:t>,</w:t>
      </w:r>
      <w:r>
        <w:rPr>
          <w:color w:val="000000"/>
        </w:rPr>
        <w:t>column</w:t>
      </w:r>
      <w:proofErr w:type="spellEnd"/>
      <w:r>
        <w:rPr>
          <w:color w:val="666600"/>
        </w:rPr>
        <w:t>)</w:t>
      </w:r>
    </w:p>
    <w:p w14:paraId="62F3B13C" w14:textId="1CEE57A5" w:rsidR="000A6050" w:rsidRDefault="00E50591" w:rsidP="000A6050">
      <w:pPr>
        <w:rPr>
          <w:color w:val="000000"/>
        </w:rPr>
      </w:pPr>
      <w:r>
        <w:rPr>
          <w:color w:val="000000"/>
        </w:rPr>
        <w:t> </w:t>
      </w:r>
      <w:r w:rsidR="00AE7621">
        <w:rPr>
          <w:color w:val="000000"/>
        </w:rPr>
        <w:t>And you can do slicing – obviously a bit more complex, to get a sub-array:</w:t>
      </w:r>
    </w:p>
    <w:p w14:paraId="7EA528C8" w14:textId="275B11C9" w:rsidR="00AE7621" w:rsidRPr="00AE7621" w:rsidRDefault="00AE7621" w:rsidP="00B0545A">
      <w:pPr>
        <w:pStyle w:val="HTMLPreformatted"/>
        <w:numPr>
          <w:ilvl w:val="0"/>
          <w:numId w:val="6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484456"/>
      </w:pPr>
      <w:r>
        <w:rPr>
          <w:color w:val="000000"/>
        </w:rPr>
        <w:t>x2d </w:t>
      </w:r>
      <w:r>
        <w:rPr>
          <w:color w:val="666600"/>
        </w:rPr>
        <w:t>[</w:t>
      </w:r>
      <w:r>
        <w:rPr>
          <w:color w:val="006666"/>
        </w:rPr>
        <w:t>1</w:t>
      </w:r>
      <w:r>
        <w:rPr>
          <w:color w:val="666600"/>
        </w:rPr>
        <w:t>:</w:t>
      </w:r>
      <w:r>
        <w:rPr>
          <w:color w:val="006666"/>
        </w:rPr>
        <w:t>3</w:t>
      </w:r>
      <w:r>
        <w:rPr>
          <w:color w:val="666600"/>
        </w:rPr>
        <w:t>,</w:t>
      </w:r>
      <w:r>
        <w:rPr>
          <w:color w:val="006666"/>
        </w:rPr>
        <w:t>1</w:t>
      </w:r>
      <w:r>
        <w:rPr>
          <w:color w:val="666600"/>
        </w:rPr>
        <w:t>:</w:t>
      </w:r>
      <w:r>
        <w:rPr>
          <w:color w:val="006666"/>
        </w:rPr>
        <w:t>4</w:t>
      </w:r>
      <w:r>
        <w:rPr>
          <w:color w:val="666600"/>
        </w:rPr>
        <w:t>]</w:t>
      </w:r>
      <w:r>
        <w:t xml:space="preserve"> </w:t>
      </w:r>
    </w:p>
    <w:p w14:paraId="2AA853D2" w14:textId="4B7A1F8C" w:rsidR="00AE7621" w:rsidRDefault="00AE7621" w:rsidP="000A6050">
      <w:pPr>
        <w:rPr>
          <w:color w:val="000000"/>
        </w:rPr>
      </w:pPr>
      <w:r>
        <w:rPr>
          <w:color w:val="000000"/>
        </w:rPr>
        <w:t>will give:</w:t>
      </w:r>
    </w:p>
    <w:p w14:paraId="13C3A4E0" w14:textId="77777777" w:rsidR="00AE7621" w:rsidRDefault="00AE7621" w:rsidP="00B0545A">
      <w:pPr>
        <w:pStyle w:val="HTMLPreformatted"/>
        <w:numPr>
          <w:ilvl w:val="0"/>
          <w:numId w:val="6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24667"/>
      </w:pPr>
      <w:r>
        <w:rPr>
          <w:color w:val="666600"/>
        </w:rPr>
        <w:t>[[</w:t>
      </w:r>
      <w:r>
        <w:rPr>
          <w:color w:val="006666"/>
        </w:rPr>
        <w:t>22</w:t>
      </w:r>
      <w:r>
        <w:rPr>
          <w:color w:val="666600"/>
        </w:rPr>
        <w:t>,</w:t>
      </w:r>
      <w:r>
        <w:rPr>
          <w:color w:val="000000"/>
        </w:rPr>
        <w:t xml:space="preserve"> </w:t>
      </w:r>
      <w:r>
        <w:rPr>
          <w:color w:val="006666"/>
        </w:rPr>
        <w:t>23</w:t>
      </w:r>
      <w:r>
        <w:rPr>
          <w:color w:val="666600"/>
        </w:rPr>
        <w:t>,</w:t>
      </w:r>
      <w:r>
        <w:rPr>
          <w:color w:val="000000"/>
        </w:rPr>
        <w:t xml:space="preserve"> </w:t>
      </w:r>
      <w:r>
        <w:rPr>
          <w:color w:val="006666"/>
        </w:rPr>
        <w:t>24</w:t>
      </w:r>
      <w:r>
        <w:rPr>
          <w:color w:val="666600"/>
        </w:rPr>
        <w:t>],</w:t>
      </w:r>
    </w:p>
    <w:p w14:paraId="5398DF98" w14:textId="77777777" w:rsidR="00AE7621" w:rsidRDefault="00AE7621" w:rsidP="00B0545A">
      <w:pPr>
        <w:pStyle w:val="HTMLPreformatted"/>
        <w:numPr>
          <w:ilvl w:val="0"/>
          <w:numId w:val="6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24667"/>
      </w:pPr>
      <w:r>
        <w:rPr>
          <w:color w:val="000000"/>
        </w:rPr>
        <w:t xml:space="preserve"> </w:t>
      </w:r>
      <w:r>
        <w:rPr>
          <w:color w:val="666600"/>
        </w:rPr>
        <w:t>[</w:t>
      </w:r>
      <w:r>
        <w:rPr>
          <w:color w:val="006666"/>
        </w:rPr>
        <w:t>32</w:t>
      </w:r>
      <w:r>
        <w:rPr>
          <w:color w:val="666600"/>
        </w:rPr>
        <w:t>,</w:t>
      </w:r>
      <w:r>
        <w:rPr>
          <w:color w:val="000000"/>
        </w:rPr>
        <w:t xml:space="preserve"> </w:t>
      </w:r>
      <w:r>
        <w:rPr>
          <w:color w:val="006666"/>
        </w:rPr>
        <w:t>33</w:t>
      </w:r>
      <w:r>
        <w:rPr>
          <w:color w:val="666600"/>
        </w:rPr>
        <w:t>,</w:t>
      </w:r>
      <w:r>
        <w:rPr>
          <w:color w:val="000000"/>
        </w:rPr>
        <w:t xml:space="preserve"> </w:t>
      </w:r>
      <w:r>
        <w:rPr>
          <w:color w:val="006666"/>
        </w:rPr>
        <w:t>34</w:t>
      </w:r>
      <w:r>
        <w:rPr>
          <w:color w:val="666600"/>
        </w:rPr>
        <w:t>]]</w:t>
      </w:r>
    </w:p>
    <w:p w14:paraId="71DB7705" w14:textId="401D90AF" w:rsidR="00BC0B6E" w:rsidRDefault="008A7305" w:rsidP="00AE7621">
      <w:pPr>
        <w:rPr>
          <w:color w:val="000000"/>
        </w:rPr>
      </w:pPr>
      <w:r>
        <w:rPr>
          <w:color w:val="000000"/>
        </w:rPr>
        <w:t>WARNING</w:t>
      </w:r>
      <w:r w:rsidR="00BC0B6E">
        <w:rPr>
          <w:color w:val="000000"/>
        </w:rPr>
        <w:t>: If we do something like:</w:t>
      </w:r>
    </w:p>
    <w:p w14:paraId="0B125D69" w14:textId="5C232EF2" w:rsidR="00BC0B6E" w:rsidRPr="00BC0B6E" w:rsidRDefault="00BC0B6E" w:rsidP="00B0545A">
      <w:pPr>
        <w:pStyle w:val="HTMLPreformatted"/>
        <w:numPr>
          <w:ilvl w:val="0"/>
          <w:numId w:val="7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23305092"/>
      </w:pPr>
      <w:r>
        <w:rPr>
          <w:color w:val="000000"/>
        </w:rPr>
        <w:lastRenderedPageBreak/>
        <w:t xml:space="preserve">x2d_2 </w:t>
      </w:r>
      <w:r>
        <w:rPr>
          <w:color w:val="666600"/>
        </w:rPr>
        <w:t>=</w:t>
      </w:r>
      <w:r>
        <w:rPr>
          <w:color w:val="000000"/>
        </w:rPr>
        <w:t xml:space="preserve"> x2d</w:t>
      </w:r>
      <w:r>
        <w:rPr>
          <w:color w:val="666600"/>
        </w:rPr>
        <w:t>[</w:t>
      </w:r>
      <w:r>
        <w:rPr>
          <w:color w:val="006666"/>
        </w:rPr>
        <w:t>1</w:t>
      </w:r>
      <w:r>
        <w:rPr>
          <w:color w:val="666600"/>
        </w:rPr>
        <w:t>:</w:t>
      </w:r>
      <w:r>
        <w:rPr>
          <w:color w:val="006666"/>
        </w:rPr>
        <w:t>3</w:t>
      </w:r>
      <w:r>
        <w:rPr>
          <w:color w:val="666600"/>
        </w:rPr>
        <w:t>,</w:t>
      </w:r>
      <w:r>
        <w:rPr>
          <w:color w:val="006666"/>
        </w:rPr>
        <w:t>1</w:t>
      </w:r>
      <w:r>
        <w:rPr>
          <w:color w:val="666600"/>
        </w:rPr>
        <w:t>:</w:t>
      </w:r>
      <w:r>
        <w:rPr>
          <w:color w:val="006666"/>
        </w:rPr>
        <w:t>4</w:t>
      </w:r>
      <w:r>
        <w:rPr>
          <w:color w:val="666600"/>
        </w:rPr>
        <w:t>]</w:t>
      </w:r>
    </w:p>
    <w:p w14:paraId="470DC1D4" w14:textId="41270E5A" w:rsidR="00BC0B6E" w:rsidRDefault="00BC0B6E" w:rsidP="00AE7621">
      <w:pPr>
        <w:rPr>
          <w:color w:val="000000"/>
        </w:rPr>
      </w:pPr>
      <w:r>
        <w:rPr>
          <w:color w:val="000000"/>
        </w:rPr>
        <w:t xml:space="preserve">x2d_2 is </w:t>
      </w:r>
      <w:proofErr w:type="gramStart"/>
      <w:r>
        <w:rPr>
          <w:color w:val="000000"/>
        </w:rPr>
        <w:t>actually pointing</w:t>
      </w:r>
      <w:proofErr w:type="gramEnd"/>
      <w:r>
        <w:rPr>
          <w:color w:val="000000"/>
        </w:rPr>
        <w:t xml:space="preserve"> to a portion of the ORIGINAL array, x2d. </w:t>
      </w:r>
      <w:proofErr w:type="gramStart"/>
      <w:r>
        <w:rPr>
          <w:color w:val="000000"/>
        </w:rPr>
        <w:t>So</w:t>
      </w:r>
      <w:proofErr w:type="gramEnd"/>
      <w:r>
        <w:rPr>
          <w:color w:val="000000"/>
        </w:rPr>
        <w:t xml:space="preserve"> changes you make to x2d_2 will be reflected in x2d. This is </w:t>
      </w:r>
      <w:proofErr w:type="gramStart"/>
      <w:r>
        <w:rPr>
          <w:color w:val="000000"/>
        </w:rPr>
        <w:t>actually quite</w:t>
      </w:r>
      <w:proofErr w:type="gramEnd"/>
      <w:r>
        <w:rPr>
          <w:color w:val="000000"/>
        </w:rPr>
        <w:t xml:space="preserve"> useful if you are working on large data sets as you can access and manipulate subsets of the main data set without having to copy the underlying data – but you can see the opportunities for Gotchas!</w:t>
      </w:r>
    </w:p>
    <w:p w14:paraId="125E783A" w14:textId="7F357618" w:rsidR="002466AF" w:rsidRDefault="002466AF" w:rsidP="00AE7621">
      <w:pPr>
        <w:rPr>
          <w:color w:val="000000"/>
        </w:rPr>
      </w:pPr>
      <w:r>
        <w:rPr>
          <w:color w:val="000000"/>
        </w:rPr>
        <w:t>To be safe, you can use the copy() function:</w:t>
      </w:r>
    </w:p>
    <w:p w14:paraId="23255B1B" w14:textId="77777777" w:rsidR="002466AF" w:rsidRDefault="002466AF" w:rsidP="00B0545A">
      <w:pPr>
        <w:pStyle w:val="HTMLPreformatted"/>
        <w:numPr>
          <w:ilvl w:val="0"/>
          <w:numId w:val="7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9771001"/>
      </w:pPr>
      <w:r>
        <w:rPr>
          <w:color w:val="000000"/>
        </w:rPr>
        <w:t xml:space="preserve">x2d_2 </w:t>
      </w:r>
      <w:r>
        <w:rPr>
          <w:color w:val="666600"/>
        </w:rPr>
        <w:t>=</w:t>
      </w:r>
      <w:r>
        <w:rPr>
          <w:color w:val="000000"/>
        </w:rPr>
        <w:t xml:space="preserve"> x2d</w:t>
      </w:r>
      <w:r>
        <w:rPr>
          <w:color w:val="666600"/>
        </w:rPr>
        <w:t>[</w:t>
      </w:r>
      <w:r>
        <w:rPr>
          <w:color w:val="006666"/>
        </w:rPr>
        <w:t>1</w:t>
      </w:r>
      <w:r>
        <w:rPr>
          <w:color w:val="666600"/>
        </w:rPr>
        <w:t>:</w:t>
      </w:r>
      <w:r>
        <w:rPr>
          <w:color w:val="006666"/>
        </w:rPr>
        <w:t>3</w:t>
      </w:r>
      <w:r>
        <w:rPr>
          <w:color w:val="666600"/>
        </w:rPr>
        <w:t>,</w:t>
      </w:r>
      <w:r>
        <w:rPr>
          <w:color w:val="000000"/>
        </w:rPr>
        <w:t xml:space="preserve"> </w:t>
      </w:r>
      <w:r>
        <w:rPr>
          <w:color w:val="006666"/>
        </w:rPr>
        <w:t>1</w:t>
      </w:r>
      <w:r>
        <w:rPr>
          <w:color w:val="666600"/>
        </w:rPr>
        <w:t>:</w:t>
      </w:r>
      <w:r>
        <w:rPr>
          <w:color w:val="006666"/>
        </w:rPr>
        <w:t>4</w:t>
      </w:r>
      <w:r>
        <w:rPr>
          <w:color w:val="666600"/>
        </w:rPr>
        <w:t>].</w:t>
      </w:r>
      <w:r>
        <w:rPr>
          <w:color w:val="000000"/>
        </w:rPr>
        <w:t>copy</w:t>
      </w:r>
      <w:r>
        <w:rPr>
          <w:color w:val="666600"/>
        </w:rPr>
        <w:t>()</w:t>
      </w:r>
      <w:r>
        <w:rPr>
          <w:color w:val="000000"/>
        </w:rPr>
        <w:t xml:space="preserve"> </w:t>
      </w:r>
    </w:p>
    <w:p w14:paraId="41007725" w14:textId="6B24DD0B" w:rsidR="002466AF" w:rsidRPr="00AE7621" w:rsidRDefault="002466AF" w:rsidP="00AE7621">
      <w:pPr>
        <w:rPr>
          <w:color w:val="000000"/>
        </w:rPr>
      </w:pPr>
      <w:r>
        <w:rPr>
          <w:color w:val="000000"/>
        </w:rPr>
        <w:t> </w:t>
      </w:r>
    </w:p>
    <w:p w14:paraId="795CF814" w14:textId="20440039" w:rsidR="000A6050" w:rsidRDefault="000A6050" w:rsidP="00695FB8"/>
    <w:p w14:paraId="7C519342" w14:textId="77777777" w:rsidR="000F1DE5" w:rsidRDefault="000F1DE5" w:rsidP="00695FB8"/>
    <w:p w14:paraId="609CB9AB" w14:textId="77777777" w:rsidR="000F1DE5" w:rsidRDefault="000F1DE5" w:rsidP="00695FB8"/>
    <w:p w14:paraId="1F88A485" w14:textId="77777777" w:rsidR="000A39A8" w:rsidRDefault="000A39A8" w:rsidP="00695FB8"/>
    <w:p w14:paraId="7C97BD10" w14:textId="38827233" w:rsidR="000A39A8" w:rsidRDefault="000A39A8" w:rsidP="00695FB8"/>
    <w:p w14:paraId="2F6BA659" w14:textId="45835C37" w:rsidR="00F24CF1" w:rsidRDefault="00F24CF1" w:rsidP="00695FB8">
      <w:r>
        <w:br w:type="page"/>
      </w:r>
    </w:p>
    <w:p w14:paraId="65D5AF23" w14:textId="77777777" w:rsidR="00F24CF1" w:rsidRPr="00390DE5" w:rsidRDefault="00F24CF1" w:rsidP="00390DE5"/>
    <w:p w14:paraId="5909A215" w14:textId="58EBCF04" w:rsidR="00C8445E" w:rsidRDefault="00C8445E" w:rsidP="005C531E">
      <w:pPr>
        <w:pStyle w:val="Heading1"/>
        <w:rPr>
          <w:rFonts w:eastAsia="Times New Roman"/>
          <w:lang w:eastAsia="en-GB"/>
        </w:rPr>
      </w:pPr>
      <w:bookmarkStart w:id="278" w:name="_Ref4350026"/>
      <w:r w:rsidRPr="00C8445E">
        <w:rPr>
          <w:rFonts w:eastAsia="Times New Roman"/>
          <w:lang w:eastAsia="en-GB"/>
        </w:rPr>
        <w:t>File IO</w:t>
      </w:r>
      <w:bookmarkEnd w:id="278"/>
      <w:r w:rsidR="00740739">
        <w:rPr>
          <w:rFonts w:eastAsia="Times New Roman"/>
          <w:lang w:eastAsia="en-GB"/>
        </w:rPr>
        <w:t xml:space="preserve"> </w:t>
      </w:r>
    </w:p>
    <w:p w14:paraId="5111E9E0" w14:textId="401E8C24" w:rsidR="00EB1A16" w:rsidRDefault="00EB1A16" w:rsidP="00EB1A16">
      <w:pPr>
        <w:rPr>
          <w:lang w:eastAsia="en-GB"/>
        </w:rPr>
      </w:pPr>
      <w:r>
        <w:rPr>
          <w:lang w:eastAsia="en-GB"/>
        </w:rPr>
        <w:t>We’ve seen how we can get the user to type in data from the keyboard. Fine, but what if we have hundreds or thousands of data values, collected from, for example a sky survey, or a single run of the LHC at CERN? Keyboard input will just not cut it and we’ll need to read data in from a file (and then write it out to a file). Or, possibly from a link over the Internet.</w:t>
      </w:r>
      <w:r w:rsidR="00A55333">
        <w:rPr>
          <w:lang w:eastAsia="en-GB"/>
        </w:rPr>
        <w:t xml:space="preserve"> </w:t>
      </w:r>
    </w:p>
    <w:p w14:paraId="57ADF5D9" w14:textId="77777777" w:rsidR="00A55333" w:rsidRDefault="00450236" w:rsidP="00641BBC">
      <w:pPr>
        <w:rPr>
          <w:lang w:eastAsia="en-GB"/>
        </w:rPr>
      </w:pPr>
      <w:r>
        <w:rPr>
          <w:lang w:eastAsia="en-GB"/>
        </w:rPr>
        <w:t xml:space="preserve">To start with we’ll read in a file containing the values we described at the beginning of Section </w:t>
      </w:r>
      <w:r>
        <w:rPr>
          <w:lang w:eastAsia="en-GB"/>
        </w:rPr>
        <w:fldChar w:fldCharType="begin"/>
      </w:r>
      <w:r>
        <w:rPr>
          <w:lang w:eastAsia="en-GB"/>
        </w:rPr>
        <w:instrText xml:space="preserve"> REF _Ref4240824 \r \h </w:instrText>
      </w:r>
      <w:r>
        <w:rPr>
          <w:lang w:eastAsia="en-GB"/>
        </w:rPr>
      </w:r>
      <w:r>
        <w:rPr>
          <w:lang w:eastAsia="en-GB"/>
        </w:rPr>
        <w:fldChar w:fldCharType="separate"/>
      </w:r>
      <w:r w:rsidR="005C6001">
        <w:rPr>
          <w:lang w:eastAsia="en-GB"/>
        </w:rPr>
        <w:t>2.4</w:t>
      </w:r>
      <w:r>
        <w:rPr>
          <w:lang w:eastAsia="en-GB"/>
        </w:rPr>
        <w:fldChar w:fldCharType="end"/>
      </w:r>
      <w:r w:rsidR="004C54BD">
        <w:rPr>
          <w:lang w:eastAsia="en-GB"/>
        </w:rPr>
        <w:t>. We’ll do this from numPy</w:t>
      </w:r>
      <w:r w:rsidR="008D3D80">
        <w:rPr>
          <w:lang w:eastAsia="en-GB"/>
        </w:rPr>
        <w:t xml:space="preserve"> and use numPy arrays. Later</w:t>
      </w:r>
      <w:r w:rsidR="004C54BD">
        <w:rPr>
          <w:lang w:eastAsia="en-GB"/>
        </w:rPr>
        <w:t xml:space="preserve"> in the module we’ll probably be using the ‘Pandas’ module which is often used for reading in scientific data.</w:t>
      </w:r>
      <w:r w:rsidR="00A55333">
        <w:rPr>
          <w:lang w:eastAsia="en-GB"/>
        </w:rPr>
        <w:t xml:space="preserve"> </w:t>
      </w:r>
    </w:p>
    <w:p w14:paraId="6D45665C" w14:textId="08E776B6" w:rsidR="00641BBC" w:rsidRDefault="00A55333" w:rsidP="00641BBC">
      <w:pPr>
        <w:rPr>
          <w:lang w:eastAsia="en-GB"/>
        </w:rPr>
      </w:pPr>
      <w:r>
        <w:rPr>
          <w:lang w:eastAsia="en-GB"/>
        </w:rPr>
        <w:t>You can, of course, read files directly from basic Python, but as we’ll mostly be using numPy (and later Pandas) we’ll concentrate on numPy</w:t>
      </w:r>
    </w:p>
    <w:p w14:paraId="32C1DECA" w14:textId="26F0BA32" w:rsidR="00A55333" w:rsidRDefault="00A55333" w:rsidP="00A55333">
      <w:pPr>
        <w:pStyle w:val="Heading2"/>
        <w:rPr>
          <w:lang w:eastAsia="en-GB"/>
        </w:rPr>
      </w:pPr>
      <w:r>
        <w:rPr>
          <w:lang w:eastAsia="en-GB"/>
        </w:rPr>
        <w:t xml:space="preserve">Using </w:t>
      </w:r>
      <w:proofErr w:type="spellStart"/>
      <w:r>
        <w:rPr>
          <w:lang w:eastAsia="en-GB"/>
        </w:rPr>
        <w:t>numPy</w:t>
      </w:r>
      <w:proofErr w:type="spellEnd"/>
      <w:r w:rsidR="00955EC8">
        <w:rPr>
          <w:lang w:eastAsia="en-GB"/>
        </w:rPr>
        <w:t xml:space="preserve"> to read from local files</w:t>
      </w:r>
    </w:p>
    <w:p w14:paraId="23C6530C" w14:textId="0A47A911" w:rsidR="00641BBC" w:rsidRDefault="00641BBC" w:rsidP="00641BBC">
      <w:pPr>
        <w:rPr>
          <w:lang w:eastAsia="en-GB"/>
        </w:rPr>
      </w:pPr>
      <w:r>
        <w:rPr>
          <w:noProof/>
          <w:lang w:eastAsia="en-GB"/>
        </w:rPr>
        <mc:AlternateContent>
          <mc:Choice Requires="wps">
            <w:drawing>
              <wp:anchor distT="45720" distB="45720" distL="114300" distR="114300" simplePos="0" relativeHeight="251725824" behindDoc="0" locked="0" layoutInCell="1" allowOverlap="1" wp14:anchorId="20CB1E8B" wp14:editId="6A6B07A2">
                <wp:simplePos x="0" y="0"/>
                <wp:positionH relativeFrom="margin">
                  <wp:posOffset>619125</wp:posOffset>
                </wp:positionH>
                <wp:positionV relativeFrom="paragraph">
                  <wp:posOffset>514985</wp:posOffset>
                </wp:positionV>
                <wp:extent cx="2781300" cy="647700"/>
                <wp:effectExtent l="38100" t="38100" r="114300" b="114300"/>
                <wp:wrapTopAndBottom/>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6477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572C2599" w14:textId="77777777" w:rsidR="00607A0E" w:rsidRDefault="00607A0E" w:rsidP="00641BBC">
                            <w:pPr>
                              <w:rPr>
                                <w:lang w:eastAsia="en-GB"/>
                              </w:rPr>
                            </w:pPr>
                            <w:r>
                              <w:rPr>
                                <w:lang w:eastAsia="en-GB"/>
                              </w:rPr>
                              <w:t>1,2,3,4,5,6,7,8,9,10</w:t>
                            </w:r>
                          </w:p>
                          <w:p w14:paraId="53AB3160" w14:textId="77777777" w:rsidR="00607A0E" w:rsidRPr="00EB1A16" w:rsidRDefault="00607A0E" w:rsidP="00641BBC">
                            <w:pPr>
                              <w:rPr>
                                <w:lang w:eastAsia="en-GB"/>
                              </w:rPr>
                            </w:pPr>
                            <w:r>
                              <w:rPr>
                                <w:lang w:eastAsia="en-GB"/>
                              </w:rPr>
                              <w:t>1.1,3.9,9.1,16.5,23.9,36,50.1,63.2,82.1,102.3</w:t>
                            </w:r>
                          </w:p>
                          <w:p w14:paraId="503349DA" w14:textId="195118AB" w:rsidR="00607A0E" w:rsidRDefault="00607A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B1E8B" id="_x0000_s1040" type="#_x0000_t202" style="position:absolute;margin-left:48.75pt;margin-top:40.55pt;width:219pt;height:51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">
                <v:shadow on="t" color="black" opacity="26214f" origin="-.5,-.5" offset=".74836mm,.74836mm"/>
                <v:textbox>
                  <w:txbxContent>
                    <w:p w14:paraId="572C2599" w14:textId="77777777" w:rsidR="00607A0E" w:rsidRDefault="00607A0E" w:rsidP="00641BBC">
                      <w:pPr>
                        <w:rPr>
                          <w:lang w:eastAsia="en-GB"/>
                        </w:rPr>
                      </w:pPr>
                      <w:r>
                        <w:rPr>
                          <w:lang w:eastAsia="en-GB"/>
                        </w:rPr>
                        <w:t>1,2,3,4,5,6,7,8,9,10</w:t>
                      </w:r>
                    </w:p>
                    <w:p w14:paraId="53AB3160" w14:textId="77777777" w:rsidR="00607A0E" w:rsidRPr="00EB1A16" w:rsidRDefault="00607A0E" w:rsidP="00641BBC">
                      <w:pPr>
                        <w:rPr>
                          <w:lang w:eastAsia="en-GB"/>
                        </w:rPr>
                      </w:pPr>
                      <w:r>
                        <w:rPr>
                          <w:lang w:eastAsia="en-GB"/>
                        </w:rPr>
                        <w:t>1.1,3.9,9.1,16.5,23.9,36,50.1,63.2,82.1,102.3</w:t>
                      </w:r>
                    </w:p>
                    <w:p w14:paraId="503349DA" w14:textId="195118AB" w:rsidR="00607A0E" w:rsidRDefault="00607A0E"/>
                  </w:txbxContent>
                </v:textbox>
                <w10:wrap type="topAndBottom" anchorx="margin"/>
              </v:shape>
            </w:pict>
          </mc:Fallback>
        </mc:AlternateContent>
      </w:r>
      <w:r w:rsidR="000051F4">
        <w:rPr>
          <w:lang w:eastAsia="en-GB"/>
        </w:rPr>
        <w:t>For starters let’s assume we have the following comma delimited file (CSV)</w:t>
      </w:r>
      <w:r>
        <w:rPr>
          <w:lang w:eastAsia="en-GB"/>
        </w:rPr>
        <w:t>, in the same folder as the Python code,</w:t>
      </w:r>
      <w:r w:rsidR="000051F4">
        <w:rPr>
          <w:lang w:eastAsia="en-GB"/>
        </w:rPr>
        <w:t xml:space="preserve"> called ‘squares.csv’</w:t>
      </w:r>
      <w:r>
        <w:rPr>
          <w:lang w:eastAsia="en-GB"/>
        </w:rPr>
        <w:t xml:space="preserve"> and containing the 2 lines of data (x values and y values)</w:t>
      </w:r>
      <w:r w:rsidR="000051F4">
        <w:rPr>
          <w:lang w:eastAsia="en-GB"/>
        </w:rPr>
        <w:t>:</w:t>
      </w:r>
    </w:p>
    <w:p w14:paraId="20C8B29B" w14:textId="735B44A0" w:rsidR="00641BBC" w:rsidRDefault="00641BBC" w:rsidP="00641BBC">
      <w:pPr>
        <w:rPr>
          <w:lang w:eastAsia="en-GB"/>
        </w:rPr>
      </w:pPr>
      <w:r>
        <w:rPr>
          <w:lang w:eastAsia="en-GB"/>
        </w:rPr>
        <w:t xml:space="preserve">We can read this is in easily with the </w:t>
      </w:r>
      <w:proofErr w:type="spellStart"/>
      <w:r>
        <w:rPr>
          <w:lang w:eastAsia="en-GB"/>
        </w:rPr>
        <w:t>numPy</w:t>
      </w:r>
      <w:proofErr w:type="spellEnd"/>
      <w:r>
        <w:rPr>
          <w:lang w:eastAsia="en-GB"/>
        </w:rPr>
        <w:t xml:space="preserve"> function </w:t>
      </w:r>
      <w:proofErr w:type="spellStart"/>
      <w:r>
        <w:rPr>
          <w:lang w:eastAsia="en-GB"/>
        </w:rPr>
        <w:t>genfromtxt</w:t>
      </w:r>
      <w:proofErr w:type="spellEnd"/>
      <w:r>
        <w:rPr>
          <w:lang w:eastAsia="en-GB"/>
        </w:rPr>
        <w:t>():</w:t>
      </w:r>
    </w:p>
    <w:p w14:paraId="3EF696CF" w14:textId="1C6E2C11" w:rsidR="00A4718F" w:rsidRDefault="00A4718F" w:rsidP="00D93888">
      <w:pPr>
        <w:pStyle w:val="HTMLPreformatted"/>
        <w:numPr>
          <w:ilvl w:val="0"/>
          <w:numId w:val="4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58163893"/>
      </w:pPr>
      <w:r>
        <w:rPr>
          <w:color w:val="660066"/>
        </w:rPr>
        <w:t>import</w:t>
      </w:r>
      <w:r>
        <w:rPr>
          <w:color w:val="000000"/>
        </w:rPr>
        <w:t xml:space="preserve"> numpy </w:t>
      </w:r>
      <w:r>
        <w:rPr>
          <w:color w:val="000088"/>
        </w:rPr>
        <w:t>as</w:t>
      </w:r>
      <w:r>
        <w:rPr>
          <w:color w:val="000000"/>
        </w:rPr>
        <w:t xml:space="preserve"> np</w:t>
      </w:r>
    </w:p>
    <w:p w14:paraId="15044F41" w14:textId="77777777" w:rsidR="00A4718F" w:rsidRDefault="00A4718F" w:rsidP="00D93888">
      <w:pPr>
        <w:pStyle w:val="HTMLPreformatted"/>
        <w:numPr>
          <w:ilvl w:val="0"/>
          <w:numId w:val="4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58163893"/>
      </w:pPr>
      <w:r>
        <w:rPr>
          <w:color w:val="000000"/>
        </w:rPr>
        <w:t xml:space="preserve">    </w:t>
      </w:r>
      <w:proofErr w:type="spellStart"/>
      <w:r>
        <w:rPr>
          <w:color w:val="000000"/>
        </w:rPr>
        <w:t>sq_data</w:t>
      </w:r>
      <w:proofErr w:type="spellEnd"/>
      <w:r>
        <w:rPr>
          <w:color w:val="000000"/>
        </w:rPr>
        <w:t xml:space="preserve"> </w:t>
      </w:r>
      <w:r>
        <w:rPr>
          <w:color w:val="666600"/>
        </w:rPr>
        <w:t>=</w:t>
      </w:r>
      <w:r>
        <w:rPr>
          <w:color w:val="000000"/>
        </w:rPr>
        <w:t xml:space="preserve"> </w:t>
      </w:r>
      <w:proofErr w:type="spellStart"/>
      <w:r>
        <w:rPr>
          <w:color w:val="000000"/>
        </w:rPr>
        <w:t>np</w:t>
      </w:r>
      <w:r>
        <w:rPr>
          <w:color w:val="666600"/>
        </w:rPr>
        <w:t>.</w:t>
      </w:r>
      <w:r>
        <w:rPr>
          <w:color w:val="000000"/>
        </w:rPr>
        <w:t>genfromtxt</w:t>
      </w:r>
      <w:proofErr w:type="spellEnd"/>
      <w:r>
        <w:rPr>
          <w:color w:val="666600"/>
        </w:rPr>
        <w:t>(</w:t>
      </w:r>
      <w:r>
        <w:rPr>
          <w:color w:val="008800"/>
        </w:rPr>
        <w:t>'squares.csv'</w:t>
      </w:r>
      <w:r>
        <w:rPr>
          <w:color w:val="666600"/>
        </w:rPr>
        <w:t>,</w:t>
      </w:r>
      <w:r>
        <w:rPr>
          <w:color w:val="000000"/>
        </w:rPr>
        <w:t xml:space="preserve"> delimiter</w:t>
      </w:r>
      <w:r>
        <w:rPr>
          <w:color w:val="666600"/>
        </w:rPr>
        <w:t>=</w:t>
      </w:r>
      <w:r>
        <w:rPr>
          <w:color w:val="008800"/>
        </w:rPr>
        <w:t>','</w:t>
      </w:r>
      <w:r>
        <w:rPr>
          <w:color w:val="666600"/>
        </w:rPr>
        <w:t>)</w:t>
      </w:r>
    </w:p>
    <w:p w14:paraId="60C61E82" w14:textId="378A3F46" w:rsidR="008E6E28" w:rsidRDefault="00A4718F" w:rsidP="00392603">
      <w:pPr>
        <w:rPr>
          <w:color w:val="000000"/>
        </w:rPr>
      </w:pPr>
      <w:r>
        <w:rPr>
          <w:color w:val="000000"/>
        </w:rPr>
        <w:t> </w:t>
      </w:r>
      <w:r w:rsidR="008E6E28">
        <w:rPr>
          <w:color w:val="000000"/>
        </w:rPr>
        <w:t xml:space="preserve">and if we print </w:t>
      </w:r>
      <w:proofErr w:type="spellStart"/>
      <w:r w:rsidR="008E6E28">
        <w:rPr>
          <w:color w:val="000000"/>
        </w:rPr>
        <w:t>sq_data</w:t>
      </w:r>
      <w:proofErr w:type="spellEnd"/>
      <w:r w:rsidR="008E6E28">
        <w:rPr>
          <w:color w:val="000000"/>
        </w:rPr>
        <w:t xml:space="preserve"> out we’ll get:</w:t>
      </w:r>
    </w:p>
    <w:p w14:paraId="3FBB0758" w14:textId="037B977D" w:rsidR="00B842B1" w:rsidRDefault="00B842B1" w:rsidP="00B842B1">
      <w:pPr>
        <w:pStyle w:val="HTMLPreformatted"/>
        <w:numPr>
          <w:ilvl w:val="0"/>
          <w:numId w:val="5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62050912"/>
      </w:pPr>
      <w:r>
        <w:rPr>
          <w:color w:val="666600"/>
        </w:rPr>
        <w:t>[</w:t>
      </w:r>
      <w:r w:rsidR="004E461D">
        <w:rPr>
          <w:color w:val="666600"/>
        </w:rPr>
        <w:t>[</w:t>
      </w:r>
      <w:r w:rsidR="004E461D">
        <w:rPr>
          <w:color w:val="000000"/>
        </w:rPr>
        <w:t xml:space="preserve"> 1</w:t>
      </w:r>
      <w:r>
        <w:rPr>
          <w:color w:val="006666"/>
        </w:rPr>
        <w:t>.</w:t>
      </w:r>
      <w:r>
        <w:rPr>
          <w:color w:val="000000"/>
        </w:rPr>
        <w:t xml:space="preserve">    </w:t>
      </w:r>
      <w:r>
        <w:rPr>
          <w:color w:val="006666"/>
        </w:rPr>
        <w:t>2.</w:t>
      </w:r>
      <w:r>
        <w:rPr>
          <w:color w:val="000000"/>
        </w:rPr>
        <w:t xml:space="preserve">    </w:t>
      </w:r>
      <w:r>
        <w:rPr>
          <w:color w:val="006666"/>
        </w:rPr>
        <w:t>3.</w:t>
      </w:r>
      <w:r>
        <w:rPr>
          <w:color w:val="000000"/>
        </w:rPr>
        <w:t xml:space="preserve">    </w:t>
      </w:r>
      <w:r>
        <w:rPr>
          <w:color w:val="006666"/>
        </w:rPr>
        <w:t>4.</w:t>
      </w:r>
      <w:r>
        <w:rPr>
          <w:color w:val="000000"/>
        </w:rPr>
        <w:t xml:space="preserve">    </w:t>
      </w:r>
      <w:r>
        <w:rPr>
          <w:color w:val="006666"/>
        </w:rPr>
        <w:t>5.</w:t>
      </w:r>
      <w:r>
        <w:rPr>
          <w:color w:val="000000"/>
        </w:rPr>
        <w:t xml:space="preserve">    </w:t>
      </w:r>
      <w:r>
        <w:rPr>
          <w:color w:val="006666"/>
        </w:rPr>
        <w:t>6.</w:t>
      </w:r>
      <w:r>
        <w:rPr>
          <w:color w:val="000000"/>
        </w:rPr>
        <w:t xml:space="preserve">    </w:t>
      </w:r>
      <w:r>
        <w:rPr>
          <w:color w:val="006666"/>
        </w:rPr>
        <w:t>7.</w:t>
      </w:r>
      <w:r>
        <w:rPr>
          <w:color w:val="000000"/>
        </w:rPr>
        <w:t xml:space="preserve">    </w:t>
      </w:r>
      <w:r>
        <w:rPr>
          <w:color w:val="006666"/>
        </w:rPr>
        <w:t>8.</w:t>
      </w:r>
      <w:r>
        <w:rPr>
          <w:color w:val="000000"/>
        </w:rPr>
        <w:t xml:space="preserve">    </w:t>
      </w:r>
      <w:r>
        <w:rPr>
          <w:color w:val="006666"/>
        </w:rPr>
        <w:t>9.</w:t>
      </w:r>
      <w:r>
        <w:rPr>
          <w:color w:val="000000"/>
        </w:rPr>
        <w:t xml:space="preserve">   </w:t>
      </w:r>
      <w:r w:rsidR="004E461D">
        <w:rPr>
          <w:color w:val="000000"/>
        </w:rPr>
        <w:t xml:space="preserve"> </w:t>
      </w:r>
      <w:r>
        <w:rPr>
          <w:color w:val="006666"/>
        </w:rPr>
        <w:t>10.</w:t>
      </w:r>
      <w:r>
        <w:rPr>
          <w:color w:val="000000"/>
        </w:rPr>
        <w:t xml:space="preserve"> </w:t>
      </w:r>
      <w:r>
        <w:rPr>
          <w:color w:val="666600"/>
        </w:rPr>
        <w:t>]</w:t>
      </w:r>
    </w:p>
    <w:p w14:paraId="05159496" w14:textId="250B178A" w:rsidR="00B842B1" w:rsidRDefault="00B842B1" w:rsidP="00B842B1">
      <w:pPr>
        <w:pStyle w:val="HTMLPreformatted"/>
        <w:numPr>
          <w:ilvl w:val="0"/>
          <w:numId w:val="5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62050912"/>
      </w:pPr>
      <w:r>
        <w:rPr>
          <w:color w:val="000000"/>
        </w:rPr>
        <w:t xml:space="preserve"> </w:t>
      </w:r>
      <w:r w:rsidR="004E461D">
        <w:rPr>
          <w:color w:val="666600"/>
        </w:rPr>
        <w:t>[</w:t>
      </w:r>
      <w:r w:rsidR="004E461D">
        <w:rPr>
          <w:color w:val="000000"/>
        </w:rPr>
        <w:t xml:space="preserve"> 1.1</w:t>
      </w:r>
      <w:r>
        <w:rPr>
          <w:color w:val="000000"/>
        </w:rPr>
        <w:t xml:space="preserve">   </w:t>
      </w:r>
      <w:r>
        <w:rPr>
          <w:color w:val="006666"/>
        </w:rPr>
        <w:t>3.9</w:t>
      </w:r>
      <w:r>
        <w:rPr>
          <w:color w:val="000000"/>
        </w:rPr>
        <w:t xml:space="preserve">   </w:t>
      </w:r>
      <w:r>
        <w:rPr>
          <w:color w:val="006666"/>
        </w:rPr>
        <w:t>9.1</w:t>
      </w:r>
      <w:r>
        <w:rPr>
          <w:color w:val="000000"/>
        </w:rPr>
        <w:t xml:space="preserve">  </w:t>
      </w:r>
      <w:r>
        <w:rPr>
          <w:color w:val="006666"/>
        </w:rPr>
        <w:t>16.5</w:t>
      </w:r>
      <w:r>
        <w:rPr>
          <w:color w:val="000000"/>
        </w:rPr>
        <w:t xml:space="preserve">  </w:t>
      </w:r>
      <w:r>
        <w:rPr>
          <w:color w:val="006666"/>
        </w:rPr>
        <w:t>23.9</w:t>
      </w:r>
      <w:r>
        <w:rPr>
          <w:color w:val="000000"/>
        </w:rPr>
        <w:t xml:space="preserve">  </w:t>
      </w:r>
      <w:r>
        <w:rPr>
          <w:color w:val="006666"/>
        </w:rPr>
        <w:t>36.</w:t>
      </w:r>
      <w:r>
        <w:rPr>
          <w:color w:val="000000"/>
        </w:rPr>
        <w:t xml:space="preserve">   </w:t>
      </w:r>
      <w:r>
        <w:rPr>
          <w:color w:val="006666"/>
        </w:rPr>
        <w:t>50.1</w:t>
      </w:r>
      <w:r>
        <w:rPr>
          <w:color w:val="000000"/>
        </w:rPr>
        <w:t xml:space="preserve">  </w:t>
      </w:r>
      <w:r>
        <w:rPr>
          <w:color w:val="006666"/>
        </w:rPr>
        <w:t>63.2</w:t>
      </w:r>
      <w:r>
        <w:rPr>
          <w:color w:val="000000"/>
        </w:rPr>
        <w:t xml:space="preserve">  </w:t>
      </w:r>
      <w:r>
        <w:rPr>
          <w:color w:val="006666"/>
        </w:rPr>
        <w:t>82.1</w:t>
      </w:r>
      <w:r>
        <w:rPr>
          <w:color w:val="000000"/>
        </w:rPr>
        <w:t xml:space="preserve"> </w:t>
      </w:r>
      <w:r>
        <w:rPr>
          <w:color w:val="006666"/>
        </w:rPr>
        <w:t>102.3</w:t>
      </w:r>
      <w:r>
        <w:rPr>
          <w:color w:val="666600"/>
        </w:rPr>
        <w:t>]]</w:t>
      </w:r>
    </w:p>
    <w:p w14:paraId="0796DB54" w14:textId="58468F27" w:rsidR="00641BBC" w:rsidRDefault="00B842B1" w:rsidP="00641BBC">
      <w:r>
        <w:rPr>
          <w:color w:val="000000"/>
        </w:rPr>
        <w:t> </w:t>
      </w:r>
      <w:r w:rsidR="008E6E28">
        <w:rPr>
          <w:lang w:eastAsia="en-GB"/>
        </w:rPr>
        <w:t>Now, the important thing to notice is it seems to be a list containing 2 lists. This is, in effect, true but the more interesting point is that this is a ‘</w:t>
      </w:r>
      <w:r w:rsidR="008E6E28" w:rsidRPr="008E6E28">
        <w:rPr>
          <w:b/>
          <w:i/>
          <w:color w:val="0070C0"/>
          <w:lang w:eastAsia="en-GB"/>
        </w:rPr>
        <w:t>numPy array</w:t>
      </w:r>
      <w:r w:rsidR="008E6E28">
        <w:rPr>
          <w:color w:val="0070C0"/>
          <w:lang w:eastAsia="en-GB"/>
        </w:rPr>
        <w:t xml:space="preserve">’ </w:t>
      </w:r>
      <w:r w:rsidR="008E6E28">
        <w:rPr>
          <w:lang w:eastAsia="en-GB"/>
        </w:rPr>
        <w:t xml:space="preserve">These are very similar to the lists </w:t>
      </w:r>
      <w:r w:rsidR="004152F3">
        <w:rPr>
          <w:lang w:eastAsia="en-GB"/>
        </w:rPr>
        <w:t>we</w:t>
      </w:r>
      <w:r w:rsidR="008E6E28">
        <w:rPr>
          <w:lang w:eastAsia="en-GB"/>
        </w:rPr>
        <w:t xml:space="preserve">’ve met </w:t>
      </w:r>
      <w:r w:rsidR="008D3D80">
        <w:rPr>
          <w:lang w:eastAsia="en-GB"/>
        </w:rPr>
        <w:t>already,</w:t>
      </w:r>
      <w:r w:rsidR="008E6E28">
        <w:rPr>
          <w:lang w:eastAsia="en-GB"/>
        </w:rPr>
        <w:t xml:space="preserve"> and you can </w:t>
      </w:r>
      <w:r w:rsidR="004152F3">
        <w:rPr>
          <w:lang w:eastAsia="en-GB"/>
        </w:rPr>
        <w:t>access the values in</w:t>
      </w:r>
      <w:r w:rsidR="008E6E28">
        <w:rPr>
          <w:lang w:eastAsia="en-GB"/>
        </w:rPr>
        <w:t xml:space="preserve"> them much like lists BUT they have many more useful properties which we’ll come to later.</w:t>
      </w:r>
    </w:p>
    <w:p w14:paraId="637B4FA4" w14:textId="6D389994" w:rsidR="008E6E28" w:rsidRDefault="008E6E28" w:rsidP="00641BBC">
      <w:pPr>
        <w:rPr>
          <w:lang w:eastAsia="en-GB"/>
        </w:rPr>
      </w:pPr>
      <w:r>
        <w:rPr>
          <w:lang w:eastAsia="en-GB"/>
        </w:rPr>
        <w:t xml:space="preserve">We can access the first list – which are the x values by just using </w:t>
      </w:r>
      <w:proofErr w:type="spellStart"/>
      <w:r>
        <w:rPr>
          <w:lang w:eastAsia="en-GB"/>
        </w:rPr>
        <w:t>sq_data</w:t>
      </w:r>
      <w:proofErr w:type="spellEnd"/>
      <w:r>
        <w:rPr>
          <w:lang w:eastAsia="en-GB"/>
        </w:rPr>
        <w:t xml:space="preserve">[0] (remember indices start at 0) and the second, y values, by using </w:t>
      </w:r>
      <w:proofErr w:type="spellStart"/>
      <w:r>
        <w:rPr>
          <w:lang w:eastAsia="en-GB"/>
        </w:rPr>
        <w:t>sq_data</w:t>
      </w:r>
      <w:proofErr w:type="spellEnd"/>
      <w:r>
        <w:rPr>
          <w:lang w:eastAsia="en-GB"/>
        </w:rPr>
        <w:t>[1]</w:t>
      </w:r>
      <w:r w:rsidR="004152F3">
        <w:rPr>
          <w:lang w:eastAsia="en-GB"/>
        </w:rPr>
        <w:t>. Now we can, should we want to, separate these into x and y variables – which themselves will be numpy arrays, although of a single dimension.</w:t>
      </w:r>
    </w:p>
    <w:p w14:paraId="3AFECE49" w14:textId="77777777" w:rsidR="004152F3" w:rsidRDefault="004152F3" w:rsidP="00D93888">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73387705"/>
      </w:pPr>
      <w:r>
        <w:rPr>
          <w:color w:val="000000"/>
        </w:rPr>
        <w:t xml:space="preserve">x </w:t>
      </w:r>
      <w:r>
        <w:rPr>
          <w:color w:val="666600"/>
        </w:rPr>
        <w:t>=</w:t>
      </w:r>
      <w:r>
        <w:rPr>
          <w:color w:val="000000"/>
        </w:rPr>
        <w:t xml:space="preserve"> </w:t>
      </w:r>
      <w:proofErr w:type="spellStart"/>
      <w:r>
        <w:rPr>
          <w:color w:val="000000"/>
        </w:rPr>
        <w:t>sq_data</w:t>
      </w:r>
      <w:proofErr w:type="spellEnd"/>
      <w:r>
        <w:rPr>
          <w:color w:val="666600"/>
        </w:rPr>
        <w:t>[</w:t>
      </w:r>
      <w:r>
        <w:rPr>
          <w:color w:val="006666"/>
        </w:rPr>
        <w:t>0</w:t>
      </w:r>
      <w:r>
        <w:rPr>
          <w:color w:val="666600"/>
        </w:rPr>
        <w:t>]</w:t>
      </w:r>
    </w:p>
    <w:p w14:paraId="5C3CA3F4" w14:textId="032AE78F" w:rsidR="004152F3" w:rsidRDefault="004152F3" w:rsidP="00D93888">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73387705"/>
      </w:pPr>
      <w:r>
        <w:rPr>
          <w:color w:val="000000"/>
        </w:rPr>
        <w:t xml:space="preserve">y </w:t>
      </w:r>
      <w:r>
        <w:rPr>
          <w:color w:val="666600"/>
        </w:rPr>
        <w:t>=</w:t>
      </w:r>
      <w:r>
        <w:rPr>
          <w:color w:val="000000"/>
        </w:rPr>
        <w:t xml:space="preserve"> </w:t>
      </w:r>
      <w:proofErr w:type="spellStart"/>
      <w:r>
        <w:rPr>
          <w:color w:val="000000"/>
        </w:rPr>
        <w:t>sq_data</w:t>
      </w:r>
      <w:proofErr w:type="spellEnd"/>
      <w:r>
        <w:rPr>
          <w:color w:val="666600"/>
        </w:rPr>
        <w:t>[</w:t>
      </w:r>
      <w:r>
        <w:rPr>
          <w:color w:val="006666"/>
        </w:rPr>
        <w:t>1</w:t>
      </w:r>
      <w:r>
        <w:rPr>
          <w:color w:val="666600"/>
        </w:rPr>
        <w:t>]</w:t>
      </w:r>
    </w:p>
    <w:p w14:paraId="2F68BADF" w14:textId="1126027E" w:rsidR="004152F3" w:rsidRDefault="004152F3" w:rsidP="004152F3">
      <w:pPr>
        <w:rPr>
          <w:lang w:eastAsia="en-GB"/>
        </w:rPr>
      </w:pPr>
      <w:r>
        <w:rPr>
          <w:color w:val="000000"/>
        </w:rPr>
        <w:t xml:space="preserve">We’ll use something like this </w:t>
      </w:r>
      <w:proofErr w:type="gramStart"/>
      <w:r>
        <w:rPr>
          <w:color w:val="000000"/>
        </w:rPr>
        <w:t>later on</w:t>
      </w:r>
      <w:proofErr w:type="gramEnd"/>
      <w:r>
        <w:rPr>
          <w:color w:val="000000"/>
        </w:rPr>
        <w:t xml:space="preserve"> when we look at plotting graphs. </w:t>
      </w:r>
    </w:p>
    <w:p w14:paraId="4AD32971" w14:textId="65B9117B" w:rsidR="004152F3" w:rsidRDefault="00C16D78" w:rsidP="00A55333">
      <w:pPr>
        <w:pStyle w:val="Heading3"/>
        <w:rPr>
          <w:lang w:eastAsia="en-GB"/>
        </w:rPr>
      </w:pPr>
      <w:r>
        <w:rPr>
          <w:lang w:eastAsia="en-GB"/>
        </w:rPr>
        <w:lastRenderedPageBreak/>
        <w:t>NumPy array re-shaping</w:t>
      </w:r>
      <w:r w:rsidR="001F6FA1">
        <w:rPr>
          <w:lang w:eastAsia="en-GB"/>
        </w:rPr>
        <w:t xml:space="preserve"> – when data doesn’t fit</w:t>
      </w:r>
    </w:p>
    <w:p w14:paraId="56666578" w14:textId="59E363A5" w:rsidR="009A6412" w:rsidRPr="009A6412" w:rsidRDefault="004E461D" w:rsidP="009A6412">
      <w:pPr>
        <w:rPr>
          <w:lang w:eastAsia="en-GB"/>
        </w:rPr>
      </w:pPr>
      <w:r w:rsidRPr="00C16D78">
        <w:rPr>
          <w:noProof/>
          <w:lang w:eastAsia="en-GB"/>
          <w14:shadow w14:blurRad="50800" w14:dist="50800" w14:dir="600000" w14:sx="0" w14:sy="0" w14:kx="0" w14:ky="0" w14:algn="ctr">
            <w14:srgbClr w14:val="000000">
              <w14:alpha w14:val="56863"/>
            </w14:srgbClr>
          </w14:shadow>
        </w:rPr>
        <mc:AlternateContent>
          <mc:Choice Requires="wps">
            <w:drawing>
              <wp:anchor distT="45720" distB="45720" distL="114300" distR="114300" simplePos="0" relativeHeight="251731968" behindDoc="0" locked="0" layoutInCell="1" allowOverlap="1" wp14:anchorId="2501E184" wp14:editId="07F9639F">
                <wp:simplePos x="0" y="0"/>
                <wp:positionH relativeFrom="column">
                  <wp:posOffset>647700</wp:posOffset>
                </wp:positionH>
                <wp:positionV relativeFrom="paragraph">
                  <wp:posOffset>667385</wp:posOffset>
                </wp:positionV>
                <wp:extent cx="742950" cy="1404620"/>
                <wp:effectExtent l="38100" t="38100" r="114300" b="110490"/>
                <wp:wrapTopAndBottom/>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31EA59C7" w14:textId="77777777" w:rsidR="00607A0E" w:rsidRDefault="00607A0E" w:rsidP="002C4835">
                            <w:r>
                              <w:t>1,1.1</w:t>
                            </w:r>
                          </w:p>
                          <w:p w14:paraId="0682EC4E" w14:textId="77777777" w:rsidR="00607A0E" w:rsidRDefault="00607A0E" w:rsidP="002C4835">
                            <w:r>
                              <w:t>2,3.9</w:t>
                            </w:r>
                          </w:p>
                          <w:p w14:paraId="67B02AF9" w14:textId="77777777" w:rsidR="00607A0E" w:rsidRDefault="00607A0E" w:rsidP="002C4835">
                            <w:r>
                              <w:t>3,9.1</w:t>
                            </w:r>
                          </w:p>
                          <w:p w14:paraId="6C6D8CF6" w14:textId="77777777" w:rsidR="00607A0E" w:rsidRDefault="00607A0E" w:rsidP="002C4835">
                            <w:r>
                              <w:t>4,16.5</w:t>
                            </w:r>
                          </w:p>
                          <w:p w14:paraId="41C5B8E5" w14:textId="77777777" w:rsidR="00607A0E" w:rsidRDefault="00607A0E" w:rsidP="002C4835">
                            <w:r>
                              <w:t>5,23.9</w:t>
                            </w:r>
                          </w:p>
                          <w:p w14:paraId="59530906" w14:textId="77777777" w:rsidR="00607A0E" w:rsidRDefault="00607A0E" w:rsidP="002C4835">
                            <w:r>
                              <w:t>6,36.0</w:t>
                            </w:r>
                          </w:p>
                          <w:p w14:paraId="618E113B" w14:textId="77777777" w:rsidR="00607A0E" w:rsidRDefault="00607A0E" w:rsidP="002C4835">
                            <w:r>
                              <w:t>7,50.1</w:t>
                            </w:r>
                          </w:p>
                          <w:p w14:paraId="2237ED69" w14:textId="77777777" w:rsidR="00607A0E" w:rsidRDefault="00607A0E" w:rsidP="002C4835">
                            <w:r>
                              <w:t>8,63.2</w:t>
                            </w:r>
                          </w:p>
                          <w:p w14:paraId="569B9AFA" w14:textId="77777777" w:rsidR="00607A0E" w:rsidRDefault="00607A0E" w:rsidP="002C4835">
                            <w:r>
                              <w:t>9,82.1</w:t>
                            </w:r>
                          </w:p>
                          <w:p w14:paraId="4E65813E" w14:textId="2A954DC0" w:rsidR="00607A0E" w:rsidRDefault="00607A0E" w:rsidP="002C4835">
                            <w:r>
                              <w:t>10,102.3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01E184" id="_x0000_s1041" type="#_x0000_t202" style="position:absolute;margin-left:51pt;margin-top:52.55pt;width:58.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">
                <v:shadow on="t" color="black" opacity="26214f" origin="-.5,-.5" offset=".74836mm,.74836mm"/>
                <v:textbox style="mso-fit-shape-to-text:t">
                  <w:txbxContent>
                    <w:p w14:paraId="31EA59C7" w14:textId="77777777" w:rsidR="00607A0E" w:rsidRDefault="00607A0E" w:rsidP="002C4835">
                      <w:r>
                        <w:t>1,1.1</w:t>
                      </w:r>
                    </w:p>
                    <w:p w14:paraId="0682EC4E" w14:textId="77777777" w:rsidR="00607A0E" w:rsidRDefault="00607A0E" w:rsidP="002C4835">
                      <w:r>
                        <w:t>2,3.9</w:t>
                      </w:r>
                    </w:p>
                    <w:p w14:paraId="67B02AF9" w14:textId="77777777" w:rsidR="00607A0E" w:rsidRDefault="00607A0E" w:rsidP="002C4835">
                      <w:r>
                        <w:t>3,9.1</w:t>
                      </w:r>
                    </w:p>
                    <w:p w14:paraId="6C6D8CF6" w14:textId="77777777" w:rsidR="00607A0E" w:rsidRDefault="00607A0E" w:rsidP="002C4835">
                      <w:r>
                        <w:t>4,16.5</w:t>
                      </w:r>
                    </w:p>
                    <w:p w14:paraId="41C5B8E5" w14:textId="77777777" w:rsidR="00607A0E" w:rsidRDefault="00607A0E" w:rsidP="002C4835">
                      <w:r>
                        <w:t>5,23.9</w:t>
                      </w:r>
                    </w:p>
                    <w:p w14:paraId="59530906" w14:textId="77777777" w:rsidR="00607A0E" w:rsidRDefault="00607A0E" w:rsidP="002C4835">
                      <w:r>
                        <w:t>6,36.0</w:t>
                      </w:r>
                    </w:p>
                    <w:p w14:paraId="618E113B" w14:textId="77777777" w:rsidR="00607A0E" w:rsidRDefault="00607A0E" w:rsidP="002C4835">
                      <w:r>
                        <w:t>7,50.1</w:t>
                      </w:r>
                    </w:p>
                    <w:p w14:paraId="2237ED69" w14:textId="77777777" w:rsidR="00607A0E" w:rsidRDefault="00607A0E" w:rsidP="002C4835">
                      <w:r>
                        <w:t>8,63.2</w:t>
                      </w:r>
                    </w:p>
                    <w:p w14:paraId="569B9AFA" w14:textId="77777777" w:rsidR="00607A0E" w:rsidRDefault="00607A0E" w:rsidP="002C4835">
                      <w:r>
                        <w:t>9,82.1</w:t>
                      </w:r>
                    </w:p>
                    <w:p w14:paraId="4E65813E" w14:textId="2A954DC0" w:rsidR="00607A0E" w:rsidRDefault="00607A0E" w:rsidP="002C4835">
                      <w:r>
                        <w:t>10,102.3</w:t>
                      </w:r>
                    </w:p>
                  </w:txbxContent>
                </v:textbox>
                <w10:wrap type="topAndBottom"/>
              </v:shape>
            </w:pict>
          </mc:Fallback>
        </mc:AlternateContent>
      </w:r>
      <w:r w:rsidR="00C16D78">
        <w:rPr>
          <w:lang w:eastAsia="en-GB"/>
        </w:rPr>
        <w:t xml:space="preserve">Sometimes, your data might not quite be in the form you want it. </w:t>
      </w:r>
      <w:r w:rsidR="008D3D80">
        <w:rPr>
          <w:lang w:eastAsia="en-GB"/>
        </w:rPr>
        <w:t>Let’s</w:t>
      </w:r>
      <w:r w:rsidR="00C16D78">
        <w:rPr>
          <w:lang w:eastAsia="en-GB"/>
        </w:rPr>
        <w:t xml:space="preserve"> say your CSV file is </w:t>
      </w:r>
      <w:proofErr w:type="gramStart"/>
      <w:r w:rsidR="00C16D78">
        <w:rPr>
          <w:lang w:eastAsia="en-GB"/>
        </w:rPr>
        <w:t>actually in</w:t>
      </w:r>
      <w:proofErr w:type="gramEnd"/>
      <w:r w:rsidR="00C16D78">
        <w:rPr>
          <w:lang w:eastAsia="en-GB"/>
        </w:rPr>
        <w:t xml:space="preserve"> this form – not uncommon:</w:t>
      </w:r>
    </w:p>
    <w:p w14:paraId="5C75DDE4" w14:textId="7C8A1F65" w:rsidR="009A6412" w:rsidRDefault="009A6412" w:rsidP="00C16D78">
      <w:pPr>
        <w:rPr>
          <w:lang w:eastAsia="en-GB"/>
          <w14:shadow w14:blurRad="50800" w14:dist="50800" w14:dir="600000" w14:sx="0" w14:sy="0" w14:kx="0" w14:ky="0" w14:algn="ctr">
            <w14:srgbClr w14:val="000000">
              <w14:alpha w14:val="56863"/>
            </w14:srgbClr>
          </w14:shadow>
        </w:rPr>
      </w:pPr>
    </w:p>
    <w:p w14:paraId="7999DBD8" w14:textId="3733C270" w:rsidR="009A6412" w:rsidRDefault="009A6412" w:rsidP="00C16D78">
      <w:pPr>
        <w:rPr>
          <w:lang w:eastAsia="en-GB"/>
          <w14:shadow w14:blurRad="50800" w14:dist="50800" w14:dir="600000" w14:sx="0" w14:sy="0" w14:kx="0" w14:ky="0" w14:algn="ctr">
            <w14:srgbClr w14:val="000000">
              <w14:alpha w14:val="56863"/>
            </w14:srgbClr>
          </w14:shadow>
        </w:rPr>
      </w:pPr>
    </w:p>
    <w:p w14:paraId="2C09118C" w14:textId="676105E3" w:rsidR="009A6412" w:rsidRDefault="009A6412" w:rsidP="00C16D78">
      <w:pPr>
        <w:rPr>
          <w:lang w:eastAsia="en-GB"/>
          <w14:shadow w14:blurRad="50800" w14:dist="50800" w14:dir="600000" w14:sx="0" w14:sy="0" w14:kx="0" w14:ky="0" w14:algn="ctr">
            <w14:srgbClr w14:val="000000">
              <w14:alpha w14:val="56863"/>
            </w14:srgbClr>
          </w14:shadow>
        </w:rPr>
      </w:pPr>
    </w:p>
    <w:p w14:paraId="6B9E4F59" w14:textId="4EFD04C5" w:rsidR="009A6412" w:rsidRDefault="009A6412" w:rsidP="00C16D78">
      <w:pPr>
        <w:rPr>
          <w:lang w:eastAsia="en-GB"/>
          <w14:shadow w14:blurRad="50800" w14:dist="50800" w14:dir="600000" w14:sx="0" w14:sy="0" w14:kx="0" w14:ky="0" w14:algn="ctr">
            <w14:srgbClr w14:val="000000">
              <w14:alpha w14:val="56863"/>
            </w14:srgbClr>
          </w14:shadow>
        </w:rPr>
      </w:pPr>
    </w:p>
    <w:p w14:paraId="4EA38349" w14:textId="037297D2" w:rsidR="00C16D78" w:rsidRDefault="009A6412" w:rsidP="00C16D78">
      <w:pPr>
        <w:rPr>
          <w:lang w:eastAsia="en-GB"/>
          <w14:shadow w14:blurRad="50800" w14:dist="50800" w14:dir="600000" w14:sx="0" w14:sy="0" w14:kx="0" w14:ky="0" w14:algn="ctr">
            <w14:srgbClr w14:val="000000">
              <w14:alpha w14:val="56863"/>
            </w14:srgbClr>
          </w14:shadow>
        </w:rPr>
      </w:pPr>
      <w:r>
        <w:rPr>
          <w:lang w:eastAsia="en-GB"/>
          <w14:shadow w14:blurRad="50800" w14:dist="50800" w14:dir="600000" w14:sx="0" w14:sy="0" w14:kx="0" w14:ky="0" w14:algn="ctr">
            <w14:srgbClr w14:val="000000">
              <w14:alpha w14:val="56863"/>
            </w14:srgbClr>
          </w14:shadow>
        </w:rPr>
        <w:t>W</w:t>
      </w:r>
      <w:r w:rsidR="002C4835">
        <w:rPr>
          <w:lang w:eastAsia="en-GB"/>
          <w14:shadow w14:blurRad="50800" w14:dist="50800" w14:dir="600000" w14:sx="0" w14:sy="0" w14:kx="0" w14:ky="0" w14:algn="ctr">
            <w14:srgbClr w14:val="000000">
              <w14:alpha w14:val="56863"/>
            </w14:srgbClr>
          </w14:shadow>
        </w:rPr>
        <w:t xml:space="preserve">hen we read this in </w:t>
      </w:r>
      <w:r w:rsidR="0052365D">
        <w:rPr>
          <w:lang w:eastAsia="en-GB"/>
          <w14:shadow w14:blurRad="50800" w14:dist="50800" w14:dir="600000" w14:sx="0" w14:sy="0" w14:kx="0" w14:ky="0" w14:algn="ctr">
            <w14:srgbClr w14:val="000000">
              <w14:alpha w14:val="56863"/>
            </w14:srgbClr>
          </w14:shadow>
        </w:rPr>
        <w:t xml:space="preserve">to sq.data </w:t>
      </w:r>
      <w:r w:rsidR="002C4835">
        <w:rPr>
          <w:lang w:eastAsia="en-GB"/>
          <w14:shadow w14:blurRad="50800" w14:dist="50800" w14:dir="600000" w14:sx="0" w14:sy="0" w14:kx="0" w14:ky="0" w14:algn="ctr">
            <w14:srgbClr w14:val="000000">
              <w14:alpha w14:val="56863"/>
            </w14:srgbClr>
          </w14:shadow>
        </w:rPr>
        <w:t>we’ll get the following array:</w:t>
      </w:r>
    </w:p>
    <w:p w14:paraId="2FF3A98B" w14:textId="77777777"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666600"/>
        </w:rPr>
        <w:t>[[</w:t>
      </w:r>
      <w:r>
        <w:rPr>
          <w:color w:val="000000"/>
        </w:rPr>
        <w:t xml:space="preserve">  </w:t>
      </w:r>
      <w:r>
        <w:rPr>
          <w:color w:val="006666"/>
        </w:rPr>
        <w:t>1.</w:t>
      </w:r>
      <w:r>
        <w:rPr>
          <w:color w:val="000000"/>
        </w:rPr>
        <w:t xml:space="preserve">    </w:t>
      </w:r>
      <w:r>
        <w:rPr>
          <w:color w:val="006666"/>
        </w:rPr>
        <w:t>1.1</w:t>
      </w:r>
      <w:r>
        <w:rPr>
          <w:color w:val="666600"/>
        </w:rPr>
        <w:t>]</w:t>
      </w:r>
    </w:p>
    <w:p w14:paraId="31BC0F5D" w14:textId="77777777"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000000"/>
        </w:rPr>
        <w:t xml:space="preserve"> </w:t>
      </w:r>
      <w:r>
        <w:rPr>
          <w:color w:val="666600"/>
        </w:rPr>
        <w:t>[</w:t>
      </w:r>
      <w:r>
        <w:rPr>
          <w:color w:val="000000"/>
        </w:rPr>
        <w:t xml:space="preserve">  </w:t>
      </w:r>
      <w:r>
        <w:rPr>
          <w:color w:val="006666"/>
        </w:rPr>
        <w:t>2.</w:t>
      </w:r>
      <w:r>
        <w:rPr>
          <w:color w:val="000000"/>
        </w:rPr>
        <w:t xml:space="preserve">    </w:t>
      </w:r>
      <w:r>
        <w:rPr>
          <w:color w:val="006666"/>
        </w:rPr>
        <w:t>3.9</w:t>
      </w:r>
      <w:r>
        <w:rPr>
          <w:color w:val="666600"/>
        </w:rPr>
        <w:t>]</w:t>
      </w:r>
    </w:p>
    <w:p w14:paraId="16A642C5" w14:textId="77777777"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000000"/>
        </w:rPr>
        <w:t xml:space="preserve"> </w:t>
      </w:r>
      <w:r>
        <w:rPr>
          <w:color w:val="666600"/>
        </w:rPr>
        <w:t>[</w:t>
      </w:r>
      <w:r>
        <w:rPr>
          <w:color w:val="000000"/>
        </w:rPr>
        <w:t xml:space="preserve">  </w:t>
      </w:r>
      <w:r>
        <w:rPr>
          <w:color w:val="006666"/>
        </w:rPr>
        <w:t>3.</w:t>
      </w:r>
      <w:r>
        <w:rPr>
          <w:color w:val="000000"/>
        </w:rPr>
        <w:t xml:space="preserve">    </w:t>
      </w:r>
      <w:r>
        <w:rPr>
          <w:color w:val="006666"/>
        </w:rPr>
        <w:t>9.1</w:t>
      </w:r>
      <w:r>
        <w:rPr>
          <w:color w:val="666600"/>
        </w:rPr>
        <w:t>]</w:t>
      </w:r>
    </w:p>
    <w:p w14:paraId="035C4D32" w14:textId="77777777"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000000"/>
        </w:rPr>
        <w:t xml:space="preserve"> </w:t>
      </w:r>
      <w:r>
        <w:rPr>
          <w:color w:val="666600"/>
        </w:rPr>
        <w:t>[</w:t>
      </w:r>
      <w:r>
        <w:rPr>
          <w:color w:val="000000"/>
        </w:rPr>
        <w:t xml:space="preserve">  </w:t>
      </w:r>
      <w:r>
        <w:rPr>
          <w:color w:val="006666"/>
        </w:rPr>
        <w:t>4.</w:t>
      </w:r>
      <w:r>
        <w:rPr>
          <w:color w:val="000000"/>
        </w:rPr>
        <w:t xml:space="preserve">   </w:t>
      </w:r>
      <w:r>
        <w:rPr>
          <w:color w:val="006666"/>
        </w:rPr>
        <w:t>16.5</w:t>
      </w:r>
      <w:r>
        <w:rPr>
          <w:color w:val="666600"/>
        </w:rPr>
        <w:t>]</w:t>
      </w:r>
    </w:p>
    <w:p w14:paraId="070A3189" w14:textId="77777777"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000000"/>
        </w:rPr>
        <w:t xml:space="preserve"> </w:t>
      </w:r>
      <w:r>
        <w:rPr>
          <w:color w:val="666600"/>
        </w:rPr>
        <w:t>[</w:t>
      </w:r>
      <w:r>
        <w:rPr>
          <w:color w:val="000000"/>
        </w:rPr>
        <w:t xml:space="preserve">  </w:t>
      </w:r>
      <w:r>
        <w:rPr>
          <w:color w:val="006666"/>
        </w:rPr>
        <w:t>5.</w:t>
      </w:r>
      <w:r>
        <w:rPr>
          <w:color w:val="000000"/>
        </w:rPr>
        <w:t xml:space="preserve">   </w:t>
      </w:r>
      <w:r>
        <w:rPr>
          <w:color w:val="006666"/>
        </w:rPr>
        <w:t>23.9</w:t>
      </w:r>
      <w:r>
        <w:rPr>
          <w:color w:val="666600"/>
        </w:rPr>
        <w:t>]</w:t>
      </w:r>
    </w:p>
    <w:p w14:paraId="2D1B1B5A" w14:textId="77777777"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000000"/>
        </w:rPr>
        <w:t xml:space="preserve"> </w:t>
      </w:r>
      <w:r>
        <w:rPr>
          <w:color w:val="666600"/>
        </w:rPr>
        <w:t>[</w:t>
      </w:r>
      <w:r>
        <w:rPr>
          <w:color w:val="000000"/>
        </w:rPr>
        <w:t xml:space="preserve">  </w:t>
      </w:r>
      <w:r>
        <w:rPr>
          <w:color w:val="006666"/>
        </w:rPr>
        <w:t>6.</w:t>
      </w:r>
      <w:r>
        <w:rPr>
          <w:color w:val="000000"/>
        </w:rPr>
        <w:t xml:space="preserve">   </w:t>
      </w:r>
      <w:r>
        <w:rPr>
          <w:color w:val="006666"/>
        </w:rPr>
        <w:t>36.</w:t>
      </w:r>
      <w:r>
        <w:rPr>
          <w:color w:val="000000"/>
        </w:rPr>
        <w:t xml:space="preserve"> </w:t>
      </w:r>
      <w:r>
        <w:rPr>
          <w:color w:val="666600"/>
        </w:rPr>
        <w:t>]</w:t>
      </w:r>
    </w:p>
    <w:p w14:paraId="03F52996" w14:textId="77777777"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000000"/>
        </w:rPr>
        <w:t xml:space="preserve"> </w:t>
      </w:r>
      <w:r>
        <w:rPr>
          <w:color w:val="666600"/>
        </w:rPr>
        <w:t>[</w:t>
      </w:r>
      <w:r>
        <w:rPr>
          <w:color w:val="000000"/>
        </w:rPr>
        <w:t xml:space="preserve">  </w:t>
      </w:r>
      <w:r>
        <w:rPr>
          <w:color w:val="006666"/>
        </w:rPr>
        <w:t>7.</w:t>
      </w:r>
      <w:r>
        <w:rPr>
          <w:color w:val="000000"/>
        </w:rPr>
        <w:t xml:space="preserve">   </w:t>
      </w:r>
      <w:r>
        <w:rPr>
          <w:color w:val="006666"/>
        </w:rPr>
        <w:t>50.1</w:t>
      </w:r>
      <w:r>
        <w:rPr>
          <w:color w:val="666600"/>
        </w:rPr>
        <w:t>]</w:t>
      </w:r>
    </w:p>
    <w:p w14:paraId="6F490375" w14:textId="77777777"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000000"/>
        </w:rPr>
        <w:t xml:space="preserve"> </w:t>
      </w:r>
      <w:r>
        <w:rPr>
          <w:color w:val="666600"/>
        </w:rPr>
        <w:t>[</w:t>
      </w:r>
      <w:r>
        <w:rPr>
          <w:color w:val="000000"/>
        </w:rPr>
        <w:t xml:space="preserve">  </w:t>
      </w:r>
      <w:r>
        <w:rPr>
          <w:color w:val="006666"/>
        </w:rPr>
        <w:t>8.</w:t>
      </w:r>
      <w:r>
        <w:rPr>
          <w:color w:val="000000"/>
        </w:rPr>
        <w:t xml:space="preserve">   </w:t>
      </w:r>
      <w:r>
        <w:rPr>
          <w:color w:val="006666"/>
        </w:rPr>
        <w:t>63.2</w:t>
      </w:r>
      <w:r>
        <w:rPr>
          <w:color w:val="666600"/>
        </w:rPr>
        <w:t>]</w:t>
      </w:r>
    </w:p>
    <w:p w14:paraId="5F168089" w14:textId="77777777"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000000"/>
        </w:rPr>
        <w:t xml:space="preserve"> </w:t>
      </w:r>
      <w:r>
        <w:rPr>
          <w:color w:val="666600"/>
        </w:rPr>
        <w:t>[</w:t>
      </w:r>
      <w:r>
        <w:rPr>
          <w:color w:val="000000"/>
        </w:rPr>
        <w:t xml:space="preserve">  </w:t>
      </w:r>
      <w:r>
        <w:rPr>
          <w:color w:val="006666"/>
        </w:rPr>
        <w:t>9.</w:t>
      </w:r>
      <w:r>
        <w:rPr>
          <w:color w:val="000000"/>
        </w:rPr>
        <w:t xml:space="preserve">   </w:t>
      </w:r>
      <w:r>
        <w:rPr>
          <w:color w:val="006666"/>
        </w:rPr>
        <w:t>82.1</w:t>
      </w:r>
      <w:r>
        <w:rPr>
          <w:color w:val="666600"/>
        </w:rPr>
        <w:t>]</w:t>
      </w:r>
    </w:p>
    <w:p w14:paraId="7D4DEA4C" w14:textId="197ECAFC" w:rsidR="004E461D" w:rsidRDefault="004E461D" w:rsidP="004E461D">
      <w:pPr>
        <w:pStyle w:val="HTMLPreformatted"/>
        <w:numPr>
          <w:ilvl w:val="0"/>
          <w:numId w:val="6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72010"/>
      </w:pPr>
      <w:r>
        <w:rPr>
          <w:color w:val="666600"/>
        </w:rPr>
        <w:t>[</w:t>
      </w:r>
      <w:r>
        <w:rPr>
          <w:color w:val="000000"/>
        </w:rPr>
        <w:t xml:space="preserve"> </w:t>
      </w:r>
      <w:r>
        <w:rPr>
          <w:color w:val="006666"/>
        </w:rPr>
        <w:t>10.</w:t>
      </w:r>
      <w:r>
        <w:rPr>
          <w:color w:val="000000"/>
        </w:rPr>
        <w:t xml:space="preserve">  </w:t>
      </w:r>
      <w:r>
        <w:rPr>
          <w:color w:val="006666"/>
        </w:rPr>
        <w:t>102.3</w:t>
      </w:r>
      <w:r>
        <w:rPr>
          <w:color w:val="666600"/>
        </w:rPr>
        <w:t>]]</w:t>
      </w:r>
    </w:p>
    <w:p w14:paraId="2163BDF8" w14:textId="591B53FA" w:rsidR="002C4835" w:rsidRPr="004E461D" w:rsidRDefault="004E461D" w:rsidP="00C16D78">
      <w:r>
        <w:rPr>
          <w:color w:val="000000"/>
        </w:rPr>
        <w:t> </w:t>
      </w:r>
      <w:r w:rsidR="002C4835">
        <w:rPr>
          <w:lang w:eastAsia="en-GB"/>
          <w14:shadow w14:blurRad="50800" w14:dist="50800" w14:dir="600000" w14:sx="0" w14:sy="0" w14:kx="0" w14:ky="0" w14:algn="ctr">
            <w14:srgbClr w14:val="000000">
              <w14:alpha w14:val="56863"/>
            </w14:srgbClr>
          </w14:shadow>
        </w:rPr>
        <w:t>Now this is not as easy to extract our x and y values. But num</w:t>
      </w:r>
      <w:r>
        <w:rPr>
          <w:lang w:eastAsia="en-GB"/>
          <w14:shadow w14:blurRad="50800" w14:dist="50800" w14:dir="600000" w14:sx="0" w14:sy="0" w14:kx="0" w14:ky="0" w14:algn="ctr">
            <w14:srgbClr w14:val="000000">
              <w14:alpha w14:val="56863"/>
            </w14:srgbClr>
          </w14:shadow>
        </w:rPr>
        <w:t>P</w:t>
      </w:r>
      <w:r w:rsidR="002C4835">
        <w:rPr>
          <w:lang w:eastAsia="en-GB"/>
          <w14:shadow w14:blurRad="50800" w14:dist="50800" w14:dir="600000" w14:sx="0" w14:sy="0" w14:kx="0" w14:ky="0" w14:algn="ctr">
            <w14:srgbClr w14:val="000000">
              <w14:alpha w14:val="56863"/>
            </w14:srgbClr>
          </w14:shadow>
        </w:rPr>
        <w:t>y provides away:</w:t>
      </w:r>
    </w:p>
    <w:p w14:paraId="12CA5496" w14:textId="573122AF" w:rsidR="002C4835" w:rsidRDefault="002C4835" w:rsidP="00D93888">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2212391"/>
      </w:pPr>
      <w:r>
        <w:rPr>
          <w:color w:val="000000"/>
        </w:rPr>
        <w:t>sq</w:t>
      </w:r>
      <w:r>
        <w:rPr>
          <w:color w:val="666600"/>
        </w:rPr>
        <w:t>.</w:t>
      </w:r>
      <w:r>
        <w:rPr>
          <w:color w:val="000000"/>
        </w:rPr>
        <w:t>data</w:t>
      </w:r>
      <w:r>
        <w:rPr>
          <w:color w:val="666600"/>
        </w:rPr>
        <w:t>.</w:t>
      </w:r>
      <w:r>
        <w:rPr>
          <w:color w:val="000000"/>
        </w:rPr>
        <w:t>transpose</w:t>
      </w:r>
      <w:r>
        <w:rPr>
          <w:color w:val="666600"/>
        </w:rPr>
        <w:t>()</w:t>
      </w:r>
    </w:p>
    <w:p w14:paraId="13861ED8" w14:textId="261CBA0C" w:rsidR="004E461D" w:rsidRDefault="002C4835" w:rsidP="00C16D78">
      <w:pPr>
        <w:rPr>
          <w:color w:val="000000"/>
        </w:rPr>
      </w:pPr>
      <w:r>
        <w:rPr>
          <w:color w:val="000000"/>
        </w:rPr>
        <w:t> This does the trick and produces:</w:t>
      </w:r>
    </w:p>
    <w:p w14:paraId="2B682CEB" w14:textId="77777777" w:rsidR="004E461D" w:rsidRDefault="004E461D" w:rsidP="004E461D">
      <w:pPr>
        <w:pStyle w:val="HTMLPreformatted"/>
        <w:numPr>
          <w:ilvl w:val="0"/>
          <w:numId w:val="6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84469880"/>
      </w:pPr>
      <w:r>
        <w:rPr>
          <w:color w:val="666600"/>
        </w:rPr>
        <w:t>[[</w:t>
      </w:r>
      <w:r>
        <w:rPr>
          <w:color w:val="000000"/>
        </w:rPr>
        <w:t xml:space="preserve">  </w:t>
      </w:r>
      <w:r>
        <w:rPr>
          <w:color w:val="006666"/>
        </w:rPr>
        <w:t>1.</w:t>
      </w:r>
      <w:r>
        <w:rPr>
          <w:color w:val="000000"/>
        </w:rPr>
        <w:t xml:space="preserve">    </w:t>
      </w:r>
      <w:r>
        <w:rPr>
          <w:color w:val="006666"/>
        </w:rPr>
        <w:t>2.</w:t>
      </w:r>
      <w:r>
        <w:rPr>
          <w:color w:val="000000"/>
        </w:rPr>
        <w:t xml:space="preserve">    </w:t>
      </w:r>
      <w:r>
        <w:rPr>
          <w:color w:val="006666"/>
        </w:rPr>
        <w:t>3.</w:t>
      </w:r>
      <w:r>
        <w:rPr>
          <w:color w:val="000000"/>
        </w:rPr>
        <w:t xml:space="preserve">    </w:t>
      </w:r>
      <w:r>
        <w:rPr>
          <w:color w:val="006666"/>
        </w:rPr>
        <w:t>4.</w:t>
      </w:r>
      <w:r>
        <w:rPr>
          <w:color w:val="000000"/>
        </w:rPr>
        <w:t xml:space="preserve">    </w:t>
      </w:r>
      <w:r>
        <w:rPr>
          <w:color w:val="006666"/>
        </w:rPr>
        <w:t>5.</w:t>
      </w:r>
      <w:r>
        <w:rPr>
          <w:color w:val="000000"/>
        </w:rPr>
        <w:t xml:space="preserve">    </w:t>
      </w:r>
      <w:r>
        <w:rPr>
          <w:color w:val="006666"/>
        </w:rPr>
        <w:t>6.</w:t>
      </w:r>
      <w:r>
        <w:rPr>
          <w:color w:val="000000"/>
        </w:rPr>
        <w:t xml:space="preserve">    </w:t>
      </w:r>
      <w:r>
        <w:rPr>
          <w:color w:val="006666"/>
        </w:rPr>
        <w:t>7.</w:t>
      </w:r>
      <w:r>
        <w:rPr>
          <w:color w:val="000000"/>
        </w:rPr>
        <w:t xml:space="preserve">    </w:t>
      </w:r>
      <w:r>
        <w:rPr>
          <w:color w:val="006666"/>
        </w:rPr>
        <w:t>8.</w:t>
      </w:r>
      <w:r>
        <w:rPr>
          <w:color w:val="000000"/>
        </w:rPr>
        <w:t xml:space="preserve">    </w:t>
      </w:r>
      <w:r>
        <w:rPr>
          <w:color w:val="006666"/>
        </w:rPr>
        <w:t>9.</w:t>
      </w:r>
      <w:r>
        <w:rPr>
          <w:color w:val="000000"/>
        </w:rPr>
        <w:t xml:space="preserve">   </w:t>
      </w:r>
      <w:r>
        <w:rPr>
          <w:color w:val="006666"/>
        </w:rPr>
        <w:t>10.</w:t>
      </w:r>
      <w:r>
        <w:rPr>
          <w:color w:val="000000"/>
        </w:rPr>
        <w:t xml:space="preserve"> </w:t>
      </w:r>
      <w:r>
        <w:rPr>
          <w:color w:val="666600"/>
        </w:rPr>
        <w:t>]</w:t>
      </w:r>
    </w:p>
    <w:p w14:paraId="67F6B4A6" w14:textId="79112CB7" w:rsidR="004E461D" w:rsidRPr="004E461D" w:rsidRDefault="004E461D" w:rsidP="00C16D78">
      <w:pPr>
        <w:pStyle w:val="HTMLPreformatted"/>
        <w:numPr>
          <w:ilvl w:val="0"/>
          <w:numId w:val="6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84469880"/>
      </w:pPr>
      <w:r>
        <w:rPr>
          <w:color w:val="000000"/>
        </w:rPr>
        <w:t xml:space="preserve"> </w:t>
      </w:r>
      <w:r>
        <w:rPr>
          <w:color w:val="666600"/>
        </w:rPr>
        <w:t>[</w:t>
      </w:r>
      <w:r>
        <w:rPr>
          <w:color w:val="000000"/>
        </w:rPr>
        <w:t xml:space="preserve">  </w:t>
      </w:r>
      <w:r>
        <w:rPr>
          <w:color w:val="006666"/>
        </w:rPr>
        <w:t>1.1</w:t>
      </w:r>
      <w:r>
        <w:rPr>
          <w:color w:val="000000"/>
        </w:rPr>
        <w:t xml:space="preserve">   </w:t>
      </w:r>
      <w:r>
        <w:rPr>
          <w:color w:val="006666"/>
        </w:rPr>
        <w:t>3.9</w:t>
      </w:r>
      <w:r>
        <w:rPr>
          <w:color w:val="000000"/>
        </w:rPr>
        <w:t xml:space="preserve">   </w:t>
      </w:r>
      <w:r>
        <w:rPr>
          <w:color w:val="006666"/>
        </w:rPr>
        <w:t>9.1</w:t>
      </w:r>
      <w:r>
        <w:rPr>
          <w:color w:val="000000"/>
        </w:rPr>
        <w:t xml:space="preserve">  </w:t>
      </w:r>
      <w:r>
        <w:rPr>
          <w:color w:val="006666"/>
        </w:rPr>
        <w:t>16.5</w:t>
      </w:r>
      <w:r>
        <w:rPr>
          <w:color w:val="000000"/>
        </w:rPr>
        <w:t xml:space="preserve">  </w:t>
      </w:r>
      <w:r>
        <w:rPr>
          <w:color w:val="006666"/>
        </w:rPr>
        <w:t>23.9</w:t>
      </w:r>
      <w:r>
        <w:rPr>
          <w:color w:val="000000"/>
        </w:rPr>
        <w:t xml:space="preserve">  </w:t>
      </w:r>
      <w:r>
        <w:rPr>
          <w:color w:val="006666"/>
        </w:rPr>
        <w:t>36.</w:t>
      </w:r>
      <w:r>
        <w:rPr>
          <w:color w:val="000000"/>
        </w:rPr>
        <w:t xml:space="preserve">   </w:t>
      </w:r>
      <w:r>
        <w:rPr>
          <w:color w:val="006666"/>
        </w:rPr>
        <w:t>50.1</w:t>
      </w:r>
      <w:r>
        <w:rPr>
          <w:color w:val="000000"/>
        </w:rPr>
        <w:t xml:space="preserve">  </w:t>
      </w:r>
      <w:r>
        <w:rPr>
          <w:color w:val="006666"/>
        </w:rPr>
        <w:t>63.2</w:t>
      </w:r>
      <w:r>
        <w:rPr>
          <w:color w:val="000000"/>
        </w:rPr>
        <w:t xml:space="preserve">  </w:t>
      </w:r>
      <w:r>
        <w:rPr>
          <w:color w:val="006666"/>
        </w:rPr>
        <w:t>82.1</w:t>
      </w:r>
      <w:r>
        <w:rPr>
          <w:color w:val="000000"/>
        </w:rPr>
        <w:t xml:space="preserve"> </w:t>
      </w:r>
      <w:r>
        <w:rPr>
          <w:color w:val="006666"/>
        </w:rPr>
        <w:t>102.3</w:t>
      </w:r>
      <w:r>
        <w:rPr>
          <w:color w:val="666600"/>
        </w:rPr>
        <w:t>]]</w:t>
      </w:r>
    </w:p>
    <w:p w14:paraId="6AC54D5C" w14:textId="2E35C207" w:rsidR="00D64D2E" w:rsidRDefault="002C4835" w:rsidP="00C16D78">
      <w:pPr>
        <w:rPr>
          <w:color w:val="000000"/>
        </w:rPr>
      </w:pPr>
      <w:r>
        <w:rPr>
          <w:color w:val="000000"/>
        </w:rPr>
        <w:lastRenderedPageBreak/>
        <w:t>Which is where we started.</w:t>
      </w:r>
      <w:r w:rsidR="00492C7F">
        <w:rPr>
          <w:color w:val="000000"/>
        </w:rPr>
        <w:t xml:space="preserve"> </w:t>
      </w:r>
    </w:p>
    <w:p w14:paraId="11FE06A5" w14:textId="5F6146E8" w:rsidR="00492C7F" w:rsidRDefault="00492C7F" w:rsidP="00C16D78">
      <w:pPr>
        <w:rPr>
          <w:color w:val="000000"/>
        </w:rPr>
      </w:pPr>
      <w:r>
        <w:rPr>
          <w:color w:val="000000"/>
        </w:rPr>
        <w:t xml:space="preserve">NOTE in the next section on reading files over the Internet (Section </w:t>
      </w:r>
      <w:r w:rsidR="00D64D2E">
        <w:rPr>
          <w:color w:val="000000"/>
        </w:rPr>
        <w:fldChar w:fldCharType="begin"/>
      </w:r>
      <w:r w:rsidR="00D64D2E">
        <w:rPr>
          <w:color w:val="000000"/>
        </w:rPr>
        <w:instrText xml:space="preserve"> REF _Ref4775316 \r \h </w:instrText>
      </w:r>
      <w:r w:rsidR="00D64D2E">
        <w:rPr>
          <w:color w:val="000000"/>
        </w:rPr>
      </w:r>
      <w:r w:rsidR="00D64D2E">
        <w:rPr>
          <w:color w:val="000000"/>
        </w:rPr>
        <w:fldChar w:fldCharType="separate"/>
      </w:r>
      <w:r w:rsidR="00D64D2E">
        <w:rPr>
          <w:color w:val="000000"/>
        </w:rPr>
        <w:t>6.2</w:t>
      </w:r>
      <w:r w:rsidR="00D64D2E">
        <w:rPr>
          <w:color w:val="000000"/>
        </w:rPr>
        <w:fldChar w:fldCharType="end"/>
      </w:r>
      <w:r>
        <w:rPr>
          <w:color w:val="000000"/>
        </w:rPr>
        <w:t xml:space="preserve">), we’ll see a way of </w:t>
      </w:r>
      <w:r w:rsidR="00D64D2E">
        <w:rPr>
          <w:color w:val="000000"/>
        </w:rPr>
        <w:t xml:space="preserve">reading data of this form directly into sensible </w:t>
      </w:r>
      <w:proofErr w:type="spellStart"/>
      <w:r w:rsidR="00D64D2E">
        <w:rPr>
          <w:color w:val="000000"/>
        </w:rPr>
        <w:t>numPy</w:t>
      </w:r>
      <w:proofErr w:type="spellEnd"/>
      <w:r w:rsidR="00D64D2E">
        <w:rPr>
          <w:color w:val="000000"/>
        </w:rPr>
        <w:t xml:space="preserve"> arrays.</w:t>
      </w:r>
    </w:p>
    <w:p w14:paraId="31EA0D3F" w14:textId="77777777" w:rsidR="00D64D2E" w:rsidRDefault="00D64D2E" w:rsidP="00C16D78">
      <w:pPr>
        <w:rPr>
          <w:color w:val="000000"/>
        </w:rPr>
      </w:pPr>
    </w:p>
    <w:tbl>
      <w:tblPr>
        <w:tblStyle w:val="TableGrid"/>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shd w:val="clear" w:color="auto" w:fill="DBE5F1" w:themeFill="accent1" w:themeFillTint="33"/>
        <w:tblCellMar>
          <w:top w:w="57" w:type="dxa"/>
          <w:bottom w:w="57" w:type="dxa"/>
        </w:tblCellMar>
        <w:tblLook w:val="04A0" w:firstRow="1" w:lastRow="0" w:firstColumn="1" w:lastColumn="0" w:noHBand="0" w:noVBand="1"/>
      </w:tblPr>
      <w:tblGrid>
        <w:gridCol w:w="8996"/>
      </w:tblGrid>
      <w:tr w:rsidR="004E461D" w:rsidRPr="008B4A7A" w14:paraId="492207BD" w14:textId="77777777" w:rsidTr="004E461D">
        <w:tc>
          <w:tcPr>
            <w:tcW w:w="9016" w:type="dxa"/>
            <w:shd w:val="clear" w:color="auto" w:fill="DBE5F1" w:themeFill="accent1" w:themeFillTint="33"/>
          </w:tcPr>
          <w:p w14:paraId="398FB88D" w14:textId="77777777" w:rsidR="004E461D" w:rsidRDefault="004E461D" w:rsidP="004E461D">
            <w:r>
              <w:t>There is another way (although not quite as easy to ‘see’) to get x and y when the columns are arranged like this, and that is to use array slicing and the slightly different way that numPy address 2D arrays.</w:t>
            </w:r>
          </w:p>
          <w:p w14:paraId="59A7B95C" w14:textId="77777777" w:rsidR="004E461D" w:rsidRDefault="004E461D" w:rsidP="004E461D"/>
          <w:p w14:paraId="127EEAD9" w14:textId="2077D0FE" w:rsidR="004E461D" w:rsidRDefault="004E461D" w:rsidP="004E461D">
            <w:r>
              <w:t>Consider a</w:t>
            </w:r>
            <w:del w:id="279" w:author="John Palmer" w:date="2019-05-29T19:52:00Z">
              <w:r w:rsidDel="00512C7F">
                <w:delText>n</w:delText>
              </w:r>
            </w:del>
            <w:r>
              <w:t xml:space="preserve"> </w:t>
            </w:r>
            <w:proofErr w:type="spellStart"/>
            <w:r>
              <w:t>numPy</w:t>
            </w:r>
            <w:proofErr w:type="spellEnd"/>
            <w:r>
              <w:t xml:space="preserve"> array (called, say, </w:t>
            </w:r>
            <w:proofErr w:type="spellStart"/>
            <w:r>
              <w:t>my_array</w:t>
            </w:r>
            <w:proofErr w:type="spellEnd"/>
            <w:r>
              <w:t>) that looks like this:</w:t>
            </w:r>
          </w:p>
          <w:p w14:paraId="2F996476" w14:textId="77777777" w:rsidR="004E461D" w:rsidRDefault="004E461D" w:rsidP="004E461D"/>
          <w:p w14:paraId="2A0433F1" w14:textId="357C00E9" w:rsidR="004E461D" w:rsidRDefault="004E461D" w:rsidP="004E461D">
            <w:r>
              <w:tab/>
              <w:t>[[1</w:t>
            </w:r>
            <w:r w:rsidR="00F16310">
              <w:t>1</w:t>
            </w:r>
            <w:r>
              <w:t xml:space="preserve">, </w:t>
            </w:r>
            <w:r w:rsidR="00F16310">
              <w:t>1</w:t>
            </w:r>
            <w:r>
              <w:t xml:space="preserve">2, </w:t>
            </w:r>
            <w:r w:rsidR="00F16310">
              <w:t>1</w:t>
            </w:r>
            <w:r>
              <w:t xml:space="preserve">3, </w:t>
            </w:r>
            <w:r w:rsidR="00F16310">
              <w:t>1</w:t>
            </w:r>
            <w:r>
              <w:t>4,</w:t>
            </w:r>
            <w:r w:rsidR="00F16310">
              <w:t>1</w:t>
            </w:r>
            <w:r>
              <w:t>5]</w:t>
            </w:r>
          </w:p>
          <w:p w14:paraId="7E49655C" w14:textId="6A709EEA" w:rsidR="004E461D" w:rsidRDefault="004E461D" w:rsidP="004E461D">
            <w:r>
              <w:tab/>
              <w:t xml:space="preserve"> [</w:t>
            </w:r>
            <w:r w:rsidR="00F16310">
              <w:t>2</w:t>
            </w:r>
            <w:r>
              <w:t xml:space="preserve">1, </w:t>
            </w:r>
            <w:r w:rsidR="00F16310">
              <w:t>2</w:t>
            </w:r>
            <w:r>
              <w:t xml:space="preserve">2, </w:t>
            </w:r>
            <w:r w:rsidR="00F16310">
              <w:t>2</w:t>
            </w:r>
            <w:r>
              <w:t xml:space="preserve">3, </w:t>
            </w:r>
            <w:r w:rsidR="00F16310">
              <w:t>2</w:t>
            </w:r>
            <w:r>
              <w:t>4,</w:t>
            </w:r>
            <w:r w:rsidR="00F16310">
              <w:t>2</w:t>
            </w:r>
            <w:r>
              <w:t>5]</w:t>
            </w:r>
          </w:p>
          <w:p w14:paraId="60C27F31" w14:textId="3700A5D8" w:rsidR="004E461D" w:rsidRDefault="004E461D" w:rsidP="004E461D">
            <w:r>
              <w:tab/>
              <w:t xml:space="preserve"> [</w:t>
            </w:r>
            <w:r w:rsidR="00F16310">
              <w:t>3</w:t>
            </w:r>
            <w:r>
              <w:t xml:space="preserve">1, </w:t>
            </w:r>
            <w:r w:rsidR="00F16310">
              <w:t>3</w:t>
            </w:r>
            <w:r>
              <w:t xml:space="preserve">2, </w:t>
            </w:r>
            <w:r w:rsidR="00F16310">
              <w:t>3</w:t>
            </w:r>
            <w:r>
              <w:t xml:space="preserve">3, </w:t>
            </w:r>
            <w:r w:rsidR="00F16310">
              <w:t>3</w:t>
            </w:r>
            <w:r>
              <w:t xml:space="preserve">4, </w:t>
            </w:r>
            <w:r w:rsidR="00F16310">
              <w:t>3</w:t>
            </w:r>
            <w:r>
              <w:t>5]]</w:t>
            </w:r>
          </w:p>
          <w:p w14:paraId="33A24C3E" w14:textId="77777777" w:rsidR="004E461D" w:rsidRDefault="004E461D" w:rsidP="004E461D"/>
          <w:p w14:paraId="209675E9" w14:textId="7453BB90" w:rsidR="004E461D" w:rsidRDefault="004E461D" w:rsidP="004E461D">
            <w:r>
              <w:t>We can access the value on the 2</w:t>
            </w:r>
            <w:r w:rsidRPr="0052365D">
              <w:rPr>
                <w:vertAlign w:val="superscript"/>
              </w:rPr>
              <w:t>nd</w:t>
            </w:r>
            <w:r>
              <w:t xml:space="preserve">  row and 4</w:t>
            </w:r>
            <w:r w:rsidRPr="00DB75EA">
              <w:rPr>
                <w:vertAlign w:val="superscript"/>
              </w:rPr>
              <w:t>th</w:t>
            </w:r>
            <w:r>
              <w:t xml:space="preserve"> along (13) by using a construct that is pretty much an extension of how we access elements in a list:</w:t>
            </w:r>
          </w:p>
          <w:p w14:paraId="4B4F89BC" w14:textId="77777777" w:rsidR="004E461D" w:rsidRDefault="004E461D" w:rsidP="004E461D"/>
          <w:p w14:paraId="47362FD4" w14:textId="7106BCF6" w:rsidR="004E461D" w:rsidRDefault="004E461D" w:rsidP="004E461D">
            <w:r>
              <w:tab/>
              <w:t xml:space="preserve">my_array[1,3]  will point to the value </w:t>
            </w:r>
            <w:r w:rsidR="00F16310">
              <w:t>24</w:t>
            </w:r>
            <w:r>
              <w:t xml:space="preserve"> (as usual index starts at 0)</w:t>
            </w:r>
          </w:p>
          <w:p w14:paraId="1FB1582F" w14:textId="77777777" w:rsidR="004E461D" w:rsidRDefault="004E461D" w:rsidP="004E461D"/>
          <w:p w14:paraId="04D5BD19" w14:textId="7190C1C9" w:rsidR="004E461D" w:rsidRDefault="004E461D" w:rsidP="004E461D">
            <w:r>
              <w:t>Using this, we can do without the transpose() function and get x and y in our example above by:</w:t>
            </w:r>
          </w:p>
          <w:p w14:paraId="59673D7F" w14:textId="77777777" w:rsidR="004E461D" w:rsidRDefault="004E461D" w:rsidP="004E461D"/>
          <w:p w14:paraId="16C41CD6" w14:textId="77777777" w:rsidR="004E461D" w:rsidRDefault="004E461D" w:rsidP="004E461D">
            <w:r>
              <w:tab/>
              <w:t>x = sq.data</w:t>
            </w:r>
            <w:proofErr w:type="gramStart"/>
            <w:r>
              <w:t>[:,</w:t>
            </w:r>
            <w:proofErr w:type="gramEnd"/>
            <w:r>
              <w:t>0]</w:t>
            </w:r>
          </w:p>
          <w:p w14:paraId="7C92EC6B" w14:textId="68AF062E" w:rsidR="004E461D" w:rsidRDefault="004E461D" w:rsidP="004E461D">
            <w:r>
              <w:tab/>
              <w:t>y = sq.data</w:t>
            </w:r>
            <w:proofErr w:type="gramStart"/>
            <w:r>
              <w:t>[:,</w:t>
            </w:r>
            <w:proofErr w:type="gramEnd"/>
            <w:r>
              <w:t>1]</w:t>
            </w:r>
          </w:p>
          <w:p w14:paraId="1D8CF2C5" w14:textId="77777777" w:rsidR="004E461D" w:rsidRDefault="004E461D" w:rsidP="004E461D"/>
          <w:p w14:paraId="31313DF1" w14:textId="434A4429" w:rsidR="004E461D" w:rsidRPr="004E461D" w:rsidRDefault="004E461D" w:rsidP="004E461D">
            <w:r>
              <w:t>The choice, as they say, is yours1</w:t>
            </w:r>
          </w:p>
        </w:tc>
      </w:tr>
    </w:tbl>
    <w:p w14:paraId="15493C93" w14:textId="062A91BF" w:rsidR="00387012" w:rsidDel="001E0FDF" w:rsidRDefault="00387012" w:rsidP="00C16D78">
      <w:pPr>
        <w:rPr>
          <w:del w:id="280" w:author="John Palmer" w:date="2019-05-29T19:54:00Z"/>
          <w:color w:val="000000"/>
        </w:rPr>
      </w:pPr>
    </w:p>
    <w:p w14:paraId="7E0DAA85" w14:textId="47BE7B7B" w:rsidR="00143D13" w:rsidDel="001E0FDF" w:rsidRDefault="00143D13" w:rsidP="00C16D78">
      <w:pPr>
        <w:rPr>
          <w:del w:id="281" w:author="John Palmer" w:date="2019-05-29T19:54:00Z"/>
          <w:color w:val="000000"/>
        </w:rPr>
      </w:pPr>
      <w:del w:id="282" w:author="John Palmer" w:date="2019-05-29T19:54:00Z">
        <w:r w:rsidDel="001E0FDF">
          <w:rPr>
            <w:noProof/>
            <w:color w:val="000000"/>
          </w:rPr>
          <mc:AlternateContent>
            <mc:Choice Requires="wps">
              <w:drawing>
                <wp:anchor distT="0" distB="0" distL="114300" distR="114300" simplePos="0" relativeHeight="251758592" behindDoc="0" locked="0" layoutInCell="1" allowOverlap="1" wp14:anchorId="63C2504C" wp14:editId="7193F978">
                  <wp:simplePos x="0" y="0"/>
                  <wp:positionH relativeFrom="margin">
                    <wp:align>right</wp:align>
                  </wp:positionH>
                  <wp:positionV relativeFrom="paragraph">
                    <wp:posOffset>95250</wp:posOffset>
                  </wp:positionV>
                  <wp:extent cx="5715000" cy="676275"/>
                  <wp:effectExtent l="0" t="0" r="19050" b="22860"/>
                  <wp:wrapNone/>
                  <wp:docPr id="318" name="Text Box 318"/>
                  <wp:cNvGraphicFramePr/>
                  <a:graphic xmlns:a="http://schemas.openxmlformats.org/drawingml/2006/main">
                    <a:graphicData uri="http://schemas.microsoft.com/office/word/2010/wordprocessingShape">
                      <wps:wsp>
                        <wps:cNvSpPr txBox="1"/>
                        <wps:spPr bwMode="auto">
                          <a:xfrm>
                            <a:off x="0" y="0"/>
                            <a:ext cx="5715000" cy="676275"/>
                          </a:xfrm>
                          <a:prstGeom prst="rect">
                            <a:avLst/>
                          </a:prstGeom>
                          <a:solidFill>
                            <a:schemeClr val="accent1">
                              <a:lumMod val="20000"/>
                              <a:lumOff val="80000"/>
                            </a:schemeClr>
                          </a:solidFill>
                          <a:ln w="19050">
                            <a:solidFill>
                              <a:srgbClr val="0070C0"/>
                            </a:solidFill>
                            <a:miter lim="800000"/>
                            <a:headEnd/>
                            <a:tailEnd/>
                          </a:ln>
                        </wps:spPr>
                        <wps:txbx>
                          <w:txbxContent>
                            <w:p w14:paraId="4BFBED04" w14:textId="00209597" w:rsidR="00607A0E" w:rsidRDefault="00607A0E">
                              <w:r>
                                <w:t>TODO</w:t>
                              </w:r>
                            </w:p>
                            <w:p w14:paraId="7D177F25" w14:textId="481CD347" w:rsidR="00607A0E" w:rsidRDefault="00607A0E">
                              <w:r>
                                <w:t>Something about skipping headers, column names, choosing columns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C2504C" id="Text Box 318" o:spid="_x0000_s1042" type="#_x0000_t202" style="position:absolute;margin-left:398.8pt;margin-top:7.5pt;width:450pt;height:53.25pt;z-index:2517585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" fillcolor="#dbe5f1 [660]" strokecolor="#0070c0" strokeweight="1.5pt">
                  <v:textbox style="mso-fit-shape-to-text:t">
                    <w:txbxContent>
                      <w:p w14:paraId="4BFBED04" w14:textId="00209597" w:rsidR="00607A0E" w:rsidRDefault="00607A0E">
                        <w:r>
                          <w:t>TODO</w:t>
                        </w:r>
                      </w:p>
                      <w:p w14:paraId="7D177F25" w14:textId="481CD347" w:rsidR="00607A0E" w:rsidRDefault="00607A0E">
                        <w:r>
                          <w:t>Something about skipping headers, column names, choosing columns etc.</w:t>
                        </w:r>
                      </w:p>
                    </w:txbxContent>
                  </v:textbox>
                  <w10:wrap anchorx="margin"/>
                </v:shape>
              </w:pict>
            </mc:Fallback>
          </mc:AlternateContent>
        </w:r>
      </w:del>
    </w:p>
    <w:p w14:paraId="3C9F678C" w14:textId="4A5437E8" w:rsidR="00143D13" w:rsidRDefault="00143D13" w:rsidP="00C16D78">
      <w:pPr>
        <w:rPr>
          <w:color w:val="000000"/>
        </w:rPr>
      </w:pPr>
    </w:p>
    <w:p w14:paraId="483BCEF7" w14:textId="68AB6218" w:rsidR="00F169A7" w:rsidRDefault="00F37A3D" w:rsidP="00740739">
      <w:pPr>
        <w:rPr>
          <w:rFonts w:eastAsia="Times New Roman"/>
          <w:lang w:eastAsia="en-GB"/>
        </w:rPr>
      </w:pPr>
      <w:r>
        <w:rPr>
          <w:rFonts w:eastAsia="Times New Roman"/>
          <w:lang w:eastAsia="en-GB"/>
        </w:rPr>
        <w:t>N</w:t>
      </w:r>
      <w:r w:rsidR="00573F53">
        <w:t>ext</w:t>
      </w:r>
      <w:r>
        <w:rPr>
          <w:rFonts w:eastAsia="Times New Roman"/>
          <w:lang w:eastAsia="en-GB"/>
        </w:rPr>
        <w:t>, how can we make pretty plots of the data?</w:t>
      </w:r>
    </w:p>
    <w:p w14:paraId="2A7A6C72" w14:textId="77777777" w:rsidR="00610A72" w:rsidRDefault="00610A72">
      <w:pPr>
        <w:rPr>
          <w:rFonts w:eastAsia="Times New Roman"/>
          <w:lang w:eastAsia="en-GB"/>
        </w:rPr>
      </w:pPr>
    </w:p>
    <w:p w14:paraId="11DF1F71" w14:textId="1D3BAD57" w:rsidR="00F24CF1" w:rsidRDefault="00955EC8" w:rsidP="00955EC8">
      <w:pPr>
        <w:pStyle w:val="Heading2"/>
        <w:rPr>
          <w:rFonts w:eastAsia="Times New Roman"/>
          <w:lang w:eastAsia="en-GB"/>
        </w:rPr>
      </w:pPr>
      <w:bookmarkStart w:id="283" w:name="_Ref4775316"/>
      <w:r>
        <w:rPr>
          <w:rFonts w:eastAsia="Times New Roman"/>
          <w:lang w:eastAsia="en-GB"/>
        </w:rPr>
        <w:t xml:space="preserve">Using </w:t>
      </w:r>
      <w:proofErr w:type="spellStart"/>
      <w:r>
        <w:rPr>
          <w:rFonts w:eastAsia="Times New Roman"/>
          <w:lang w:eastAsia="en-GB"/>
        </w:rPr>
        <w:t>numPy</w:t>
      </w:r>
      <w:proofErr w:type="spellEnd"/>
      <w:r>
        <w:rPr>
          <w:rFonts w:eastAsia="Times New Roman"/>
          <w:lang w:eastAsia="en-GB"/>
        </w:rPr>
        <w:t xml:space="preserve"> to read from the Internet</w:t>
      </w:r>
      <w:bookmarkEnd w:id="283"/>
    </w:p>
    <w:p w14:paraId="1575A346" w14:textId="17428B7E" w:rsidR="00955EC8" w:rsidRDefault="00955EC8" w:rsidP="00955EC8">
      <w:pPr>
        <w:rPr>
          <w:lang w:eastAsia="en-GB"/>
        </w:rPr>
      </w:pPr>
      <w:r>
        <w:rPr>
          <w:lang w:eastAsia="en-GB"/>
        </w:rPr>
        <w:t xml:space="preserve">Often, data files will be located on the internet. Now you could download these and use the techniques we’ve discussed to read in the data. However, it is possible to read directly from the Internet and this may </w:t>
      </w:r>
      <w:proofErr w:type="gramStart"/>
      <w:r>
        <w:rPr>
          <w:lang w:eastAsia="en-GB"/>
        </w:rPr>
        <w:t>is</w:t>
      </w:r>
      <w:proofErr w:type="gramEnd"/>
      <w:r>
        <w:rPr>
          <w:lang w:eastAsia="en-GB"/>
        </w:rPr>
        <w:t xml:space="preserve"> often the better way. We’ll look at doing this using </w:t>
      </w:r>
      <w:proofErr w:type="spellStart"/>
      <w:r>
        <w:rPr>
          <w:lang w:eastAsia="en-GB"/>
        </w:rPr>
        <w:t>numPy</w:t>
      </w:r>
      <w:proofErr w:type="spellEnd"/>
      <w:r>
        <w:rPr>
          <w:lang w:eastAsia="en-GB"/>
        </w:rPr>
        <w:t xml:space="preserve"> and, in the next section show how a new module ‘Pandas’ makes things easier.</w:t>
      </w:r>
    </w:p>
    <w:p w14:paraId="656EC072" w14:textId="3B1496E2" w:rsidR="00955EC8" w:rsidRDefault="00512B38" w:rsidP="00955EC8">
      <w:pPr>
        <w:rPr>
          <w:lang w:eastAsia="en-GB"/>
        </w:rPr>
      </w:pPr>
      <w:r>
        <w:rPr>
          <w:lang w:eastAsia="en-GB"/>
        </w:rPr>
        <w:t xml:space="preserve">To illustrate this, we’ve got a form of the ‘squares.csv’ we’ve used before located on an internet server with a URL of </w:t>
      </w:r>
      <w:r w:rsidRPr="00512B38">
        <w:rPr>
          <w:lang w:eastAsia="en-GB"/>
        </w:rPr>
        <w:t>'http://greymamba.uk/Datasets/squares.csv'</w:t>
      </w:r>
      <w:r>
        <w:rPr>
          <w:lang w:eastAsia="en-GB"/>
        </w:rPr>
        <w:t xml:space="preserve"> (</w:t>
      </w:r>
      <w:commentRangeStart w:id="284"/>
      <w:r w:rsidRPr="00512B38">
        <w:rPr>
          <w:color w:val="FF0000"/>
          <w:lang w:eastAsia="en-GB"/>
        </w:rPr>
        <w:t>NOTE THIS NEEDS TO BE AN OU SERVER REALLY</w:t>
      </w:r>
      <w:commentRangeEnd w:id="284"/>
      <w:r>
        <w:rPr>
          <w:rStyle w:val="CommentReference"/>
        </w:rPr>
        <w:commentReference w:id="284"/>
      </w:r>
      <w:r>
        <w:rPr>
          <w:lang w:eastAsia="en-GB"/>
        </w:rPr>
        <w:t>) in the following form</w:t>
      </w:r>
    </w:p>
    <w:p w14:paraId="570A4429"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proofErr w:type="spellStart"/>
      <w:r>
        <w:rPr>
          <w:color w:val="000000"/>
        </w:rPr>
        <w:t>x_values</w:t>
      </w:r>
      <w:r>
        <w:rPr>
          <w:color w:val="666600"/>
        </w:rPr>
        <w:t>,</w:t>
      </w:r>
      <w:r>
        <w:rPr>
          <w:color w:val="000000"/>
        </w:rPr>
        <w:t>y_values</w:t>
      </w:r>
      <w:proofErr w:type="spellEnd"/>
    </w:p>
    <w:p w14:paraId="3FE5C132"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t>1</w:t>
      </w:r>
      <w:r>
        <w:rPr>
          <w:color w:val="666600"/>
        </w:rPr>
        <w:t>,</w:t>
      </w:r>
      <w:r>
        <w:rPr>
          <w:color w:val="006666"/>
        </w:rPr>
        <w:t>1.1</w:t>
      </w:r>
    </w:p>
    <w:p w14:paraId="6C316F02"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t>2</w:t>
      </w:r>
      <w:r>
        <w:rPr>
          <w:color w:val="666600"/>
        </w:rPr>
        <w:t>,</w:t>
      </w:r>
      <w:r>
        <w:rPr>
          <w:color w:val="006666"/>
        </w:rPr>
        <w:t>3.9</w:t>
      </w:r>
    </w:p>
    <w:p w14:paraId="3F7C8362"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t>3</w:t>
      </w:r>
      <w:r>
        <w:rPr>
          <w:color w:val="666600"/>
        </w:rPr>
        <w:t>,</w:t>
      </w:r>
      <w:r>
        <w:rPr>
          <w:color w:val="006666"/>
        </w:rPr>
        <w:t>9.1</w:t>
      </w:r>
    </w:p>
    <w:p w14:paraId="26C9108F"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t>4</w:t>
      </w:r>
      <w:r>
        <w:rPr>
          <w:color w:val="666600"/>
        </w:rPr>
        <w:t>,</w:t>
      </w:r>
      <w:r>
        <w:rPr>
          <w:color w:val="006666"/>
        </w:rPr>
        <w:t>16.5</w:t>
      </w:r>
    </w:p>
    <w:p w14:paraId="0A8CFC25"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t>5</w:t>
      </w:r>
      <w:r>
        <w:rPr>
          <w:color w:val="666600"/>
        </w:rPr>
        <w:t>,</w:t>
      </w:r>
      <w:r>
        <w:rPr>
          <w:color w:val="006666"/>
        </w:rPr>
        <w:t>23.9</w:t>
      </w:r>
    </w:p>
    <w:p w14:paraId="5DB1C1C6"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t>6</w:t>
      </w:r>
      <w:r>
        <w:rPr>
          <w:color w:val="666600"/>
        </w:rPr>
        <w:t>,</w:t>
      </w:r>
      <w:r>
        <w:rPr>
          <w:color w:val="006666"/>
        </w:rPr>
        <w:t>36.0</w:t>
      </w:r>
    </w:p>
    <w:p w14:paraId="0763BAD3"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t>7</w:t>
      </w:r>
      <w:r>
        <w:rPr>
          <w:color w:val="666600"/>
        </w:rPr>
        <w:t>,</w:t>
      </w:r>
      <w:r>
        <w:rPr>
          <w:color w:val="006666"/>
        </w:rPr>
        <w:t>50.1</w:t>
      </w:r>
    </w:p>
    <w:p w14:paraId="1802E7BA"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t>8</w:t>
      </w:r>
      <w:r>
        <w:rPr>
          <w:color w:val="666600"/>
        </w:rPr>
        <w:t>,</w:t>
      </w:r>
      <w:r>
        <w:rPr>
          <w:color w:val="006666"/>
        </w:rPr>
        <w:t>63.2</w:t>
      </w:r>
    </w:p>
    <w:p w14:paraId="42809174"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lastRenderedPageBreak/>
        <w:t>9</w:t>
      </w:r>
      <w:r>
        <w:rPr>
          <w:color w:val="666600"/>
        </w:rPr>
        <w:t>,</w:t>
      </w:r>
      <w:r>
        <w:rPr>
          <w:color w:val="006666"/>
        </w:rPr>
        <w:t>82.1</w:t>
      </w:r>
    </w:p>
    <w:p w14:paraId="5958E289" w14:textId="77777777" w:rsidR="00512B38" w:rsidRDefault="00512B38" w:rsidP="00512B38">
      <w:pPr>
        <w:pStyle w:val="HTMLPreformatted"/>
        <w:numPr>
          <w:ilvl w:val="0"/>
          <w:numId w:val="7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7966514"/>
      </w:pPr>
      <w:r>
        <w:rPr>
          <w:color w:val="006666"/>
        </w:rPr>
        <w:t>10</w:t>
      </w:r>
      <w:r>
        <w:rPr>
          <w:color w:val="666600"/>
        </w:rPr>
        <w:t>,</w:t>
      </w:r>
      <w:r>
        <w:rPr>
          <w:color w:val="006666"/>
        </w:rPr>
        <w:t>102.3</w:t>
      </w:r>
    </w:p>
    <w:p w14:paraId="2B4615F3" w14:textId="289F9454" w:rsidR="00727883" w:rsidRDefault="00512B38" w:rsidP="00727883">
      <w:pPr>
        <w:rPr>
          <w:color w:val="000000"/>
        </w:rPr>
      </w:pPr>
      <w:r>
        <w:rPr>
          <w:color w:val="000000"/>
        </w:rPr>
        <w:t> Note that it has a ’header’ row with data descriptions of the columns (‘</w:t>
      </w:r>
      <w:proofErr w:type="spellStart"/>
      <w:r>
        <w:rPr>
          <w:color w:val="000000"/>
        </w:rPr>
        <w:t>x_values</w:t>
      </w:r>
      <w:proofErr w:type="spellEnd"/>
      <w:r>
        <w:rPr>
          <w:color w:val="000000"/>
        </w:rPr>
        <w:t>’ and ‘</w:t>
      </w:r>
      <w:proofErr w:type="spellStart"/>
      <w:r>
        <w:rPr>
          <w:color w:val="000000"/>
        </w:rPr>
        <w:t>y_values</w:t>
      </w:r>
      <w:proofErr w:type="spellEnd"/>
      <w:r>
        <w:rPr>
          <w:color w:val="000000"/>
        </w:rPr>
        <w:t xml:space="preserve">’) as well as the actual data. We’ll be using these names to </w:t>
      </w:r>
      <w:proofErr w:type="gramStart"/>
      <w:r>
        <w:rPr>
          <w:color w:val="000000"/>
        </w:rPr>
        <w:t>actually access</w:t>
      </w:r>
      <w:proofErr w:type="gramEnd"/>
      <w:r>
        <w:rPr>
          <w:color w:val="000000"/>
        </w:rPr>
        <w:t xml:space="preserve"> the data – which is a neat trick! </w:t>
      </w:r>
    </w:p>
    <w:p w14:paraId="06DE52F3" w14:textId="77777777" w:rsidR="00F01151" w:rsidRDefault="00512B38" w:rsidP="00727883">
      <w:pPr>
        <w:rPr>
          <w:color w:val="000000"/>
        </w:rPr>
      </w:pPr>
      <w:r>
        <w:rPr>
          <w:color w:val="000000"/>
        </w:rPr>
        <w:t>There are many ways of reading this data from over the Internet but perhaps the simplest way is to just use the ‘</w:t>
      </w:r>
      <w:proofErr w:type="spellStart"/>
      <w:r>
        <w:rPr>
          <w:color w:val="000000"/>
        </w:rPr>
        <w:t>genfromtxt</w:t>
      </w:r>
      <w:proofErr w:type="spellEnd"/>
      <w:r>
        <w:rPr>
          <w:color w:val="000000"/>
        </w:rPr>
        <w:t>()’ function we’ve already used</w:t>
      </w:r>
      <w:r w:rsidR="009745C9">
        <w:rPr>
          <w:color w:val="000000"/>
        </w:rPr>
        <w:t>(</w:t>
      </w:r>
      <w:r w:rsidR="009745C9">
        <w:rPr>
          <w:color w:val="000000"/>
        </w:rPr>
        <w:fldChar w:fldCharType="begin"/>
      </w:r>
      <w:r w:rsidR="009745C9">
        <w:rPr>
          <w:color w:val="000000"/>
        </w:rPr>
        <w:instrText xml:space="preserve"> REF _Ref4750191 \h </w:instrText>
      </w:r>
      <w:r w:rsidR="009745C9">
        <w:rPr>
          <w:color w:val="000000"/>
        </w:rPr>
      </w:r>
      <w:r w:rsidR="009745C9">
        <w:rPr>
          <w:color w:val="000000"/>
        </w:rPr>
        <w:fldChar w:fldCharType="separate"/>
      </w:r>
      <w:r w:rsidR="009745C9">
        <w:t xml:space="preserve">Figure </w:t>
      </w:r>
      <w:r w:rsidR="009745C9">
        <w:rPr>
          <w:noProof/>
        </w:rPr>
        <w:t>17</w:t>
      </w:r>
      <w:r w:rsidR="009745C9">
        <w:rPr>
          <w:color w:val="000000"/>
        </w:rPr>
        <w:fldChar w:fldCharType="end"/>
      </w:r>
      <w:r w:rsidR="009745C9">
        <w:rPr>
          <w:color w:val="000000"/>
        </w:rPr>
        <w:t>)</w:t>
      </w:r>
      <w:r w:rsidR="00B622E1">
        <w:rPr>
          <w:color w:val="000000"/>
        </w:rPr>
        <w:t xml:space="preserve">. </w:t>
      </w:r>
    </w:p>
    <w:p w14:paraId="0D0A2E24" w14:textId="737EB970" w:rsidR="00512B38" w:rsidRPr="00F01151" w:rsidRDefault="00B622E1" w:rsidP="00727883">
      <w:pPr>
        <w:rPr>
          <w:b/>
          <w:color w:val="000000"/>
        </w:rPr>
      </w:pPr>
      <w:r w:rsidRPr="00F01151">
        <w:rPr>
          <w:b/>
          <w:color w:val="000000"/>
        </w:rPr>
        <w:t xml:space="preserve">This approach </w:t>
      </w:r>
      <w:proofErr w:type="gramStart"/>
      <w:r w:rsidRPr="00F01151">
        <w:rPr>
          <w:b/>
          <w:color w:val="000000"/>
        </w:rPr>
        <w:t>actually downloads</w:t>
      </w:r>
      <w:proofErr w:type="gramEnd"/>
      <w:r w:rsidRPr="00F01151">
        <w:rPr>
          <w:b/>
          <w:color w:val="000000"/>
        </w:rPr>
        <w:t xml:space="preserve"> the data to your hard</w:t>
      </w:r>
      <w:r w:rsidR="00C67937" w:rsidRPr="00F01151">
        <w:rPr>
          <w:b/>
          <w:color w:val="000000"/>
        </w:rPr>
        <w:t xml:space="preserve"> </w:t>
      </w:r>
      <w:r w:rsidRPr="00F01151">
        <w:rPr>
          <w:b/>
          <w:color w:val="000000"/>
        </w:rPr>
        <w:t>drive – so use it with caution for huge da</w:t>
      </w:r>
      <w:r w:rsidR="00C67937" w:rsidRPr="00F01151">
        <w:rPr>
          <w:b/>
          <w:color w:val="000000"/>
        </w:rPr>
        <w:t>ta</w:t>
      </w:r>
      <w:r w:rsidR="00F01151">
        <w:rPr>
          <w:b/>
          <w:color w:val="000000"/>
        </w:rPr>
        <w:t xml:space="preserve"> sets</w:t>
      </w:r>
      <w:r w:rsidR="00C67937" w:rsidRPr="00F01151">
        <w:rPr>
          <w:b/>
          <w:color w:val="000000"/>
        </w:rPr>
        <w:t>!</w:t>
      </w:r>
    </w:p>
    <w:p w14:paraId="2F3250F6" w14:textId="77777777" w:rsidR="009745C9" w:rsidRDefault="009745C9" w:rsidP="009745C9">
      <w:pPr>
        <w:keepNext/>
        <w:framePr w:w="9015" w:h="2268" w:hSpace="181" w:wrap="notBeside" w:vAnchor="text" w:hAnchor="page" w:x="1515" w:y="58"/>
        <w:pBdr>
          <w:top w:val="single" w:sz="6" w:space="1" w:color="auto"/>
          <w:left w:val="single" w:sz="6" w:space="1" w:color="auto"/>
          <w:bottom w:val="single" w:sz="6" w:space="1" w:color="auto"/>
          <w:right w:val="single" w:sz="6" w:space="1" w:color="auto"/>
        </w:pBdr>
      </w:pPr>
      <w:r>
        <w:rPr>
          <w:noProof/>
        </w:rPr>
        <w:drawing>
          <wp:inline distT="0" distB="0" distL="0" distR="0" wp14:anchorId="7E0EF415" wp14:editId="7C1C6D16">
            <wp:extent cx="5724525" cy="1635125"/>
            <wp:effectExtent l="0" t="0" r="9525"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1.png"/>
                    <pic:cNvPicPr/>
                  </pic:nvPicPr>
                  <pic:blipFill>
                    <a:blip r:embed="rId24">
                      <a:extLst>
                        <a:ext uri="{28A0092B-C50C-407E-A947-70E740481C1C}">
                          <a14:useLocalDpi xmlns:a14="http://schemas.microsoft.com/office/drawing/2010/main" val="0"/>
                        </a:ext>
                      </a:extLst>
                    </a:blip>
                    <a:stretch>
                      <a:fillRect/>
                    </a:stretch>
                  </pic:blipFill>
                  <pic:spPr>
                    <a:xfrm>
                      <a:off x="0" y="0"/>
                      <a:ext cx="5724525" cy="1635125"/>
                    </a:xfrm>
                    <a:prstGeom prst="rect">
                      <a:avLst/>
                    </a:prstGeom>
                  </pic:spPr>
                </pic:pic>
              </a:graphicData>
            </a:graphic>
          </wp:inline>
        </w:drawing>
      </w:r>
    </w:p>
    <w:p w14:paraId="15DAD342" w14:textId="4C2A9A01" w:rsidR="009745C9" w:rsidRDefault="009745C9" w:rsidP="009745C9">
      <w:pPr>
        <w:pStyle w:val="Caption"/>
        <w:framePr w:w="9015" w:h="2268" w:hSpace="181" w:wrap="notBeside" w:vAnchor="text" w:hAnchor="page" w:x="1515" w:y="58"/>
        <w:pBdr>
          <w:top w:val="single" w:sz="6" w:space="1" w:color="auto"/>
          <w:left w:val="single" w:sz="6" w:space="1" w:color="auto"/>
          <w:bottom w:val="single" w:sz="6" w:space="1" w:color="auto"/>
          <w:right w:val="single" w:sz="6" w:space="1" w:color="auto"/>
        </w:pBdr>
      </w:pPr>
      <w:bookmarkStart w:id="285" w:name="_Ref4750191"/>
      <w:r>
        <w:t xml:space="preserve">Figure </w:t>
      </w:r>
      <w:fldSimple w:instr=" SEQ Figure \* ARABIC ">
        <w:r w:rsidR="00236E07">
          <w:rPr>
            <w:noProof/>
          </w:rPr>
          <w:t>17</w:t>
        </w:r>
      </w:fldSimple>
      <w:bookmarkEnd w:id="285"/>
      <w:r>
        <w:t>: Simple file IO from the Internet</w:t>
      </w:r>
    </w:p>
    <w:p w14:paraId="5D3A04E6" w14:textId="312E4ABB" w:rsidR="009745C9" w:rsidRDefault="009745C9" w:rsidP="00727883">
      <w:pPr>
        <w:rPr>
          <w:color w:val="000000"/>
        </w:rPr>
      </w:pPr>
    </w:p>
    <w:p w14:paraId="57F5B855" w14:textId="1322EAF7" w:rsidR="009745C9" w:rsidRDefault="009745C9" w:rsidP="00727883">
      <w:pPr>
        <w:rPr>
          <w:color w:val="000000"/>
        </w:rPr>
      </w:pPr>
      <w:r>
        <w:rPr>
          <w:color w:val="000000"/>
        </w:rPr>
        <w:t>A couple of notes:</w:t>
      </w:r>
    </w:p>
    <w:p w14:paraId="3D9CC8F1" w14:textId="26F3073A" w:rsidR="009745C9" w:rsidRPr="009745C9" w:rsidRDefault="009745C9" w:rsidP="009745C9">
      <w:pPr>
        <w:pStyle w:val="ListParagraph"/>
        <w:numPr>
          <w:ilvl w:val="0"/>
          <w:numId w:val="73"/>
        </w:numPr>
        <w:rPr>
          <w:color w:val="000000"/>
        </w:rPr>
      </w:pPr>
      <w:r w:rsidRPr="009745C9">
        <w:rPr>
          <w:color w:val="000000"/>
        </w:rPr>
        <w:t xml:space="preserve">We’ve introduced another parameter ‘names=True’ to the </w:t>
      </w:r>
      <w:proofErr w:type="spellStart"/>
      <w:r w:rsidRPr="009745C9">
        <w:rPr>
          <w:color w:val="000000"/>
        </w:rPr>
        <w:t>genfromtxt</w:t>
      </w:r>
      <w:proofErr w:type="spellEnd"/>
      <w:r w:rsidRPr="009745C9">
        <w:rPr>
          <w:color w:val="000000"/>
        </w:rPr>
        <w:t>() function. This tells it that the first row contains descriptors of the column data. This will be very useful ver</w:t>
      </w:r>
      <w:r>
        <w:rPr>
          <w:color w:val="000000"/>
        </w:rPr>
        <w:t>y</w:t>
      </w:r>
      <w:r w:rsidRPr="009745C9">
        <w:rPr>
          <w:color w:val="000000"/>
        </w:rPr>
        <w:t xml:space="preserve"> shortly!</w:t>
      </w:r>
    </w:p>
    <w:p w14:paraId="0A1DE88F" w14:textId="52DBFD22" w:rsidR="009745C9" w:rsidRPr="009745C9" w:rsidRDefault="009745C9" w:rsidP="009745C9">
      <w:pPr>
        <w:pStyle w:val="ListParagraph"/>
        <w:numPr>
          <w:ilvl w:val="0"/>
          <w:numId w:val="73"/>
        </w:numPr>
        <w:rPr>
          <w:color w:val="000000"/>
        </w:rPr>
      </w:pPr>
      <w:r w:rsidRPr="009745C9">
        <w:rPr>
          <w:color w:val="000000"/>
        </w:rPr>
        <w:t xml:space="preserve">The data is in a </w:t>
      </w:r>
      <w:proofErr w:type="spellStart"/>
      <w:r w:rsidRPr="009745C9">
        <w:rPr>
          <w:color w:val="000000"/>
        </w:rPr>
        <w:t>numPy</w:t>
      </w:r>
      <w:proofErr w:type="spellEnd"/>
      <w:r w:rsidRPr="009745C9">
        <w:rPr>
          <w:color w:val="000000"/>
        </w:rPr>
        <w:t xml:space="preserve"> array with each row being a tuple containing the column values.</w:t>
      </w:r>
    </w:p>
    <w:p w14:paraId="1ABFA932" w14:textId="546908A5" w:rsidR="00512B38" w:rsidRDefault="00512B38" w:rsidP="00727883">
      <w:pPr>
        <w:rPr>
          <w:color w:val="000000"/>
        </w:rPr>
      </w:pPr>
    </w:p>
    <w:p w14:paraId="5C7D9435" w14:textId="1777BEAC" w:rsidR="009745C9" w:rsidRDefault="009745C9" w:rsidP="00727883">
      <w:pPr>
        <w:rPr>
          <w:color w:val="000000"/>
        </w:rPr>
      </w:pPr>
      <w:r>
        <w:rPr>
          <w:color w:val="000000"/>
        </w:rPr>
        <w:t>Next, we’ll use the column ‘names’ to greatly simplify getting the x values and y values we might need to further process our data (</w:t>
      </w:r>
      <w:r>
        <w:rPr>
          <w:color w:val="000000"/>
        </w:rPr>
        <w:fldChar w:fldCharType="begin"/>
      </w:r>
      <w:r>
        <w:rPr>
          <w:color w:val="000000"/>
        </w:rPr>
        <w:instrText xml:space="preserve"> REF _Ref4750570 \h </w:instrText>
      </w:r>
      <w:r>
        <w:rPr>
          <w:color w:val="000000"/>
        </w:rPr>
      </w:r>
      <w:r>
        <w:rPr>
          <w:color w:val="000000"/>
        </w:rPr>
        <w:fldChar w:fldCharType="separate"/>
      </w:r>
      <w:r>
        <w:t xml:space="preserve">Figure </w:t>
      </w:r>
      <w:r>
        <w:rPr>
          <w:noProof/>
        </w:rPr>
        <w:t>18</w:t>
      </w:r>
      <w:r>
        <w:rPr>
          <w:color w:val="000000"/>
        </w:rPr>
        <w:fldChar w:fldCharType="end"/>
      </w:r>
      <w:r>
        <w:rPr>
          <w:color w:val="000000"/>
        </w:rPr>
        <w:t>)</w:t>
      </w:r>
      <w:r w:rsidR="00D22536">
        <w:rPr>
          <w:color w:val="000000"/>
        </w:rPr>
        <w:t xml:space="preserve">. We’ll use this data when we talk about producing graph plots using a module called ‘matplotlib’ (Section </w:t>
      </w:r>
      <w:r w:rsidR="00D22536">
        <w:rPr>
          <w:color w:val="000000"/>
        </w:rPr>
        <w:fldChar w:fldCharType="begin"/>
      </w:r>
      <w:r w:rsidR="00D22536">
        <w:rPr>
          <w:color w:val="000000"/>
        </w:rPr>
        <w:instrText xml:space="preserve"> REF _Ref4757881 \n \h </w:instrText>
      </w:r>
      <w:r w:rsidR="00D22536">
        <w:rPr>
          <w:color w:val="000000"/>
        </w:rPr>
      </w:r>
      <w:r w:rsidR="00D22536">
        <w:rPr>
          <w:color w:val="000000"/>
        </w:rPr>
        <w:fldChar w:fldCharType="separate"/>
      </w:r>
      <w:r w:rsidR="00D22536">
        <w:rPr>
          <w:color w:val="000000"/>
        </w:rPr>
        <w:t>7</w:t>
      </w:r>
      <w:r w:rsidR="00D22536">
        <w:rPr>
          <w:color w:val="000000"/>
        </w:rPr>
        <w:fldChar w:fldCharType="end"/>
      </w:r>
      <w:r w:rsidR="00D22536">
        <w:rPr>
          <w:color w:val="000000"/>
        </w:rPr>
        <w:t xml:space="preserve"> ).</w:t>
      </w:r>
    </w:p>
    <w:p w14:paraId="5D4A3AA2" w14:textId="77777777" w:rsidR="009745C9" w:rsidRDefault="009745C9" w:rsidP="009745C9">
      <w:pPr>
        <w:keepNext/>
        <w:framePr w:w="9015" w:h="1440" w:hSpace="181" w:wrap="notBeside" w:vAnchor="text" w:hAnchor="page" w:x="1560" w:y="205"/>
        <w:pBdr>
          <w:top w:val="single" w:sz="6" w:space="1" w:color="auto"/>
          <w:left w:val="single" w:sz="6" w:space="1" w:color="auto"/>
          <w:bottom w:val="single" w:sz="6" w:space="1" w:color="auto"/>
          <w:right w:val="single" w:sz="6" w:space="1" w:color="auto"/>
        </w:pBdr>
      </w:pPr>
      <w:r>
        <w:rPr>
          <w:noProof/>
        </w:rPr>
        <w:lastRenderedPageBreak/>
        <w:drawing>
          <wp:inline distT="0" distB="0" distL="0" distR="0" wp14:anchorId="622FAE52" wp14:editId="070873A9">
            <wp:extent cx="5724525" cy="2107565"/>
            <wp:effectExtent l="0" t="0" r="9525" b="698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t-2.png"/>
                    <pic:cNvPicPr/>
                  </pic:nvPicPr>
                  <pic:blipFill>
                    <a:blip r:embed="rId25">
                      <a:extLst>
                        <a:ext uri="{28A0092B-C50C-407E-A947-70E740481C1C}">
                          <a14:useLocalDpi xmlns:a14="http://schemas.microsoft.com/office/drawing/2010/main" val="0"/>
                        </a:ext>
                      </a:extLst>
                    </a:blip>
                    <a:stretch>
                      <a:fillRect/>
                    </a:stretch>
                  </pic:blipFill>
                  <pic:spPr>
                    <a:xfrm>
                      <a:off x="0" y="0"/>
                      <a:ext cx="5724525" cy="2107565"/>
                    </a:xfrm>
                    <a:prstGeom prst="rect">
                      <a:avLst/>
                    </a:prstGeom>
                  </pic:spPr>
                </pic:pic>
              </a:graphicData>
            </a:graphic>
          </wp:inline>
        </w:drawing>
      </w:r>
    </w:p>
    <w:p w14:paraId="5C6013C8" w14:textId="31EDF172" w:rsidR="009745C9" w:rsidRDefault="009745C9" w:rsidP="009745C9">
      <w:pPr>
        <w:pStyle w:val="Caption"/>
        <w:framePr w:w="9015" w:h="1440" w:hSpace="181" w:wrap="notBeside" w:vAnchor="text" w:hAnchor="page" w:x="1560" w:y="205"/>
        <w:pBdr>
          <w:top w:val="single" w:sz="6" w:space="1" w:color="auto"/>
          <w:left w:val="single" w:sz="6" w:space="1" w:color="auto"/>
          <w:bottom w:val="single" w:sz="6" w:space="1" w:color="auto"/>
          <w:right w:val="single" w:sz="6" w:space="1" w:color="auto"/>
        </w:pBdr>
      </w:pPr>
      <w:bookmarkStart w:id="286" w:name="_Ref4750570"/>
      <w:r>
        <w:t xml:space="preserve">Figure </w:t>
      </w:r>
      <w:fldSimple w:instr=" SEQ Figure \* ARABIC ">
        <w:r w:rsidR="00236E07">
          <w:rPr>
            <w:noProof/>
          </w:rPr>
          <w:t>18</w:t>
        </w:r>
      </w:fldSimple>
      <w:bookmarkEnd w:id="286"/>
      <w:r>
        <w:t>: File IO from the Internet - using column 'names' to access the data</w:t>
      </w:r>
    </w:p>
    <w:p w14:paraId="2DC0E6B9" w14:textId="29C18310" w:rsidR="009745C9" w:rsidRDefault="009745C9" w:rsidP="00727883">
      <w:pPr>
        <w:rPr>
          <w:color w:val="000000"/>
        </w:rPr>
      </w:pPr>
    </w:p>
    <w:p w14:paraId="7FCDD141" w14:textId="14292D73" w:rsidR="009745C9" w:rsidRDefault="009745C9" w:rsidP="00727883">
      <w:pPr>
        <w:rPr>
          <w:color w:val="000000"/>
        </w:rPr>
      </w:pPr>
      <w:r>
        <w:rPr>
          <w:color w:val="000000"/>
        </w:rPr>
        <w:t>So, using the instruction ‘</w:t>
      </w:r>
      <w:proofErr w:type="spellStart"/>
      <w:r>
        <w:rPr>
          <w:color w:val="000000"/>
        </w:rPr>
        <w:t>sq_data</w:t>
      </w:r>
      <w:proofErr w:type="spellEnd"/>
      <w:r>
        <w:rPr>
          <w:color w:val="000000"/>
        </w:rPr>
        <w:t>[‘</w:t>
      </w:r>
      <w:proofErr w:type="spellStart"/>
      <w:r>
        <w:rPr>
          <w:color w:val="000000"/>
        </w:rPr>
        <w:t>x_values</w:t>
      </w:r>
      <w:proofErr w:type="spellEnd"/>
      <w:r>
        <w:rPr>
          <w:color w:val="000000"/>
        </w:rPr>
        <w:t xml:space="preserve">’]’ </w:t>
      </w:r>
      <w:r w:rsidR="00702F66">
        <w:rPr>
          <w:color w:val="000000"/>
        </w:rPr>
        <w:t>w</w:t>
      </w:r>
      <w:r>
        <w:rPr>
          <w:color w:val="000000"/>
        </w:rPr>
        <w:t>e can directly access the column of data that had a column header of ‘</w:t>
      </w:r>
      <w:proofErr w:type="spellStart"/>
      <w:r>
        <w:rPr>
          <w:color w:val="000000"/>
        </w:rPr>
        <w:t>x_values</w:t>
      </w:r>
      <w:proofErr w:type="spellEnd"/>
      <w:r>
        <w:rPr>
          <w:color w:val="000000"/>
        </w:rPr>
        <w:t>’</w:t>
      </w:r>
    </w:p>
    <w:p w14:paraId="0AC1409D" w14:textId="18957AE8" w:rsidR="00C67937" w:rsidRDefault="00C67937" w:rsidP="00727883">
      <w:pPr>
        <w:rPr>
          <w:color w:val="000000"/>
        </w:rPr>
      </w:pPr>
      <w:r>
        <w:rPr>
          <w:color w:val="000000"/>
        </w:rPr>
        <w:t>We’ll use this approach later when we look at plotting out our data.</w:t>
      </w:r>
    </w:p>
    <w:p w14:paraId="1A70D298" w14:textId="754BD9AC" w:rsidR="00512B38" w:rsidRDefault="00512B38" w:rsidP="00727883">
      <w:pPr>
        <w:rPr>
          <w:color w:val="000000"/>
        </w:rPr>
      </w:pPr>
    </w:p>
    <w:p w14:paraId="79EA8E1F" w14:textId="77777777" w:rsidR="00512B38" w:rsidRDefault="00512B38" w:rsidP="00727883">
      <w:pPr>
        <w:rPr>
          <w:lang w:eastAsia="en-GB"/>
        </w:rPr>
      </w:pPr>
    </w:p>
    <w:p w14:paraId="1318C941" w14:textId="77777777" w:rsidR="00955EC8" w:rsidRDefault="00955EC8" w:rsidP="00955EC8">
      <w:pPr>
        <w:rPr>
          <w:lang w:eastAsia="en-GB"/>
        </w:rPr>
      </w:pPr>
    </w:p>
    <w:p w14:paraId="1BC93F06" w14:textId="12838D11" w:rsidR="00955EC8" w:rsidRDefault="00955EC8" w:rsidP="00955EC8">
      <w:pPr>
        <w:rPr>
          <w:lang w:eastAsia="en-GB"/>
        </w:rPr>
      </w:pPr>
    </w:p>
    <w:p w14:paraId="5BC78E61" w14:textId="11AE0AD7" w:rsidR="00955EC8" w:rsidRDefault="00955EC8" w:rsidP="00955EC8">
      <w:pPr>
        <w:rPr>
          <w:lang w:eastAsia="en-GB"/>
        </w:rPr>
      </w:pPr>
    </w:p>
    <w:p w14:paraId="5CE28749" w14:textId="41C5B401" w:rsidR="00955EC8" w:rsidRPr="00955EC8" w:rsidRDefault="00955EC8" w:rsidP="00955EC8">
      <w:pPr>
        <w:pStyle w:val="Heading2"/>
        <w:rPr>
          <w:lang w:eastAsia="en-GB"/>
        </w:rPr>
      </w:pPr>
      <w:r>
        <w:rPr>
          <w:lang w:eastAsia="en-GB"/>
        </w:rPr>
        <w:t>Introducing Pandas</w:t>
      </w:r>
    </w:p>
    <w:p w14:paraId="26862C2D" w14:textId="00ABECEA" w:rsidR="00955EC8" w:rsidRDefault="00236E07">
      <w:pPr>
        <w:rPr>
          <w:rFonts w:eastAsia="Times New Roman"/>
          <w:lang w:eastAsia="en-GB"/>
        </w:rPr>
      </w:pPr>
      <w:r>
        <w:rPr>
          <w:rFonts w:eastAsia="Times New Roman"/>
          <w:lang w:eastAsia="en-GB"/>
        </w:rPr>
        <w:t xml:space="preserve">Pandas is another module that is pretty much dedicated to scientific data IO. Its main data structure is the </w:t>
      </w:r>
      <w:proofErr w:type="spellStart"/>
      <w:r>
        <w:rPr>
          <w:rFonts w:eastAsia="Times New Roman"/>
          <w:lang w:eastAsia="en-GB"/>
        </w:rPr>
        <w:t>dataframe</w:t>
      </w:r>
      <w:proofErr w:type="spellEnd"/>
      <w:r>
        <w:rPr>
          <w:rFonts w:eastAsia="Times New Roman"/>
          <w:lang w:eastAsia="en-GB"/>
        </w:rPr>
        <w:t xml:space="preserve"> – which, essentially, builds extra functionality into a </w:t>
      </w:r>
      <w:proofErr w:type="spellStart"/>
      <w:r>
        <w:rPr>
          <w:rFonts w:eastAsia="Times New Roman"/>
          <w:lang w:eastAsia="en-GB"/>
        </w:rPr>
        <w:t>numPy</w:t>
      </w:r>
      <w:proofErr w:type="spellEnd"/>
      <w:r>
        <w:rPr>
          <w:rFonts w:eastAsia="Times New Roman"/>
          <w:lang w:eastAsia="en-GB"/>
        </w:rPr>
        <w:t xml:space="preserve"> 2D array. Once again, let’s see it at work (</w:t>
      </w:r>
      <w:r>
        <w:rPr>
          <w:rFonts w:eastAsia="Times New Roman"/>
          <w:lang w:eastAsia="en-GB"/>
        </w:rPr>
        <w:fldChar w:fldCharType="begin"/>
      </w:r>
      <w:r>
        <w:rPr>
          <w:rFonts w:eastAsia="Times New Roman"/>
          <w:lang w:eastAsia="en-GB"/>
        </w:rPr>
        <w:instrText xml:space="preserve"> REF _Ref4922226 \h </w:instrText>
      </w:r>
      <w:r>
        <w:rPr>
          <w:rFonts w:eastAsia="Times New Roman"/>
          <w:lang w:eastAsia="en-GB"/>
        </w:rPr>
      </w:r>
      <w:r>
        <w:rPr>
          <w:rFonts w:eastAsia="Times New Roman"/>
          <w:lang w:eastAsia="en-GB"/>
        </w:rPr>
        <w:fldChar w:fldCharType="separate"/>
      </w:r>
      <w:r>
        <w:t xml:space="preserve">Figure </w:t>
      </w:r>
      <w:r>
        <w:rPr>
          <w:noProof/>
        </w:rPr>
        <w:t>19</w:t>
      </w:r>
      <w:r>
        <w:rPr>
          <w:rFonts w:eastAsia="Times New Roman"/>
          <w:lang w:eastAsia="en-GB"/>
        </w:rPr>
        <w:fldChar w:fldCharType="end"/>
      </w:r>
      <w:r>
        <w:rPr>
          <w:rFonts w:eastAsia="Times New Roman"/>
          <w:lang w:eastAsia="en-GB"/>
        </w:rPr>
        <w:t>).</w:t>
      </w:r>
    </w:p>
    <w:p w14:paraId="6AFE00FE" w14:textId="1670DB40" w:rsidR="00236E07" w:rsidRDefault="00236E07">
      <w:pPr>
        <w:rPr>
          <w:rFonts w:eastAsia="Times New Roman"/>
          <w:lang w:eastAsia="en-GB"/>
        </w:rPr>
      </w:pPr>
      <w:r>
        <w:rPr>
          <w:rFonts w:eastAsia="Times New Roman"/>
          <w:lang w:eastAsia="en-GB"/>
        </w:rPr>
        <w:t>The Notes:</w:t>
      </w:r>
    </w:p>
    <w:p w14:paraId="0297E665" w14:textId="0F0D3CB4" w:rsidR="00236E07" w:rsidRPr="00B77698" w:rsidRDefault="00236E07" w:rsidP="00B77698">
      <w:pPr>
        <w:pStyle w:val="ListParagraph"/>
        <w:numPr>
          <w:ilvl w:val="0"/>
          <w:numId w:val="74"/>
        </w:numPr>
        <w:rPr>
          <w:rFonts w:eastAsia="Times New Roman"/>
          <w:lang w:eastAsia="en-GB"/>
        </w:rPr>
      </w:pPr>
      <w:r w:rsidRPr="00B77698">
        <w:rPr>
          <w:rFonts w:eastAsia="Times New Roman"/>
          <w:lang w:eastAsia="en-GB"/>
        </w:rPr>
        <w:t>‘</w:t>
      </w:r>
      <w:proofErr w:type="spellStart"/>
      <w:r w:rsidRPr="00B77698">
        <w:rPr>
          <w:rFonts w:eastAsia="Times New Roman"/>
          <w:lang w:eastAsia="en-GB"/>
        </w:rPr>
        <w:t>pd.read_csv</w:t>
      </w:r>
      <w:proofErr w:type="spellEnd"/>
      <w:r w:rsidRPr="00B77698">
        <w:rPr>
          <w:rFonts w:eastAsia="Times New Roman"/>
          <w:lang w:eastAsia="en-GB"/>
        </w:rPr>
        <w:t xml:space="preserve">’ reads a csv file into a </w:t>
      </w:r>
      <w:proofErr w:type="spellStart"/>
      <w:r w:rsidRPr="00B77698">
        <w:rPr>
          <w:rFonts w:eastAsia="Times New Roman"/>
          <w:lang w:eastAsia="en-GB"/>
        </w:rPr>
        <w:t>datframe</w:t>
      </w:r>
      <w:proofErr w:type="spellEnd"/>
      <w:r w:rsidRPr="00B77698">
        <w:rPr>
          <w:rFonts w:eastAsia="Times New Roman"/>
          <w:lang w:eastAsia="en-GB"/>
        </w:rPr>
        <w:t>. The ‘</w:t>
      </w:r>
      <w:proofErr w:type="spellStart"/>
      <w:r w:rsidRPr="00B77698">
        <w:rPr>
          <w:rFonts w:eastAsia="Times New Roman"/>
          <w:lang w:eastAsia="en-GB"/>
        </w:rPr>
        <w:t>sep</w:t>
      </w:r>
      <w:proofErr w:type="spellEnd"/>
      <w:r w:rsidRPr="00B77698">
        <w:rPr>
          <w:rFonts w:eastAsia="Times New Roman"/>
          <w:lang w:eastAsia="en-GB"/>
        </w:rPr>
        <w:t>=’\s+’ parameter is used because the columns happen to be separated by whitespace characters.</w:t>
      </w:r>
    </w:p>
    <w:p w14:paraId="09DE7905" w14:textId="1529A4F3" w:rsidR="00B77698" w:rsidRPr="00B77698" w:rsidRDefault="00B77698" w:rsidP="00B77698">
      <w:pPr>
        <w:pStyle w:val="ListParagraph"/>
        <w:numPr>
          <w:ilvl w:val="0"/>
          <w:numId w:val="74"/>
        </w:numPr>
        <w:rPr>
          <w:rFonts w:eastAsia="Times New Roman"/>
          <w:lang w:eastAsia="en-GB"/>
        </w:rPr>
      </w:pPr>
      <w:r w:rsidRPr="00B77698">
        <w:rPr>
          <w:rFonts w:eastAsia="Times New Roman"/>
          <w:lang w:eastAsia="en-GB"/>
        </w:rPr>
        <w:t>We’ve printed out some of the first 5 lines of data</w:t>
      </w:r>
    </w:p>
    <w:p w14:paraId="64CF6BA4" w14:textId="2BF9CF80" w:rsidR="00236E07" w:rsidRPr="00B77698" w:rsidRDefault="00236E07" w:rsidP="00B77698">
      <w:pPr>
        <w:pStyle w:val="ListParagraph"/>
        <w:numPr>
          <w:ilvl w:val="0"/>
          <w:numId w:val="74"/>
        </w:numPr>
        <w:rPr>
          <w:rFonts w:eastAsia="Times New Roman"/>
          <w:lang w:eastAsia="en-GB"/>
        </w:rPr>
      </w:pPr>
      <w:r w:rsidRPr="00B77698">
        <w:rPr>
          <w:rFonts w:eastAsia="Times New Roman"/>
          <w:lang w:eastAsia="en-GB"/>
        </w:rPr>
        <w:t xml:space="preserve">Just for </w:t>
      </w:r>
      <w:proofErr w:type="spellStart"/>
      <w:r w:rsidRPr="00B77698">
        <w:rPr>
          <w:rFonts w:eastAsia="Times New Roman"/>
          <w:lang w:eastAsia="en-GB"/>
        </w:rPr>
        <w:t>cleanlinest</w:t>
      </w:r>
      <w:proofErr w:type="spellEnd"/>
      <w:r w:rsidRPr="00B77698">
        <w:rPr>
          <w:rFonts w:eastAsia="Times New Roman"/>
          <w:lang w:eastAsia="en-GB"/>
        </w:rPr>
        <w:t xml:space="preserve"> in producing the H-R diagram, we want to drop any data where the star is too far into the ‘red’ (arbitrarily, B-V &gt; 2.0). We do this with the </w:t>
      </w:r>
      <w:proofErr w:type="spellStart"/>
      <w:r w:rsidRPr="00B77698">
        <w:rPr>
          <w:rFonts w:eastAsia="Times New Roman"/>
          <w:lang w:eastAsia="en-GB"/>
        </w:rPr>
        <w:t>star_data.drop</w:t>
      </w:r>
      <w:proofErr w:type="spellEnd"/>
      <w:r w:rsidRPr="00B77698">
        <w:rPr>
          <w:rFonts w:eastAsia="Times New Roman"/>
          <w:lang w:eastAsia="en-GB"/>
        </w:rPr>
        <w:t xml:space="preserve">() function. </w:t>
      </w:r>
      <w:r w:rsidR="00B77698" w:rsidRPr="00B77698">
        <w:rPr>
          <w:rFonts w:eastAsia="Times New Roman"/>
          <w:lang w:eastAsia="en-GB"/>
        </w:rPr>
        <w:t xml:space="preserve"> Note that the statement acts </w:t>
      </w:r>
      <w:proofErr w:type="gramStart"/>
      <w:r w:rsidR="00B77698" w:rsidRPr="00B77698">
        <w:rPr>
          <w:rFonts w:eastAsia="Times New Roman"/>
          <w:lang w:eastAsia="en-GB"/>
        </w:rPr>
        <w:t>on the whole</w:t>
      </w:r>
      <w:proofErr w:type="gramEnd"/>
      <w:r w:rsidR="00B77698" w:rsidRPr="00B77698">
        <w:rPr>
          <w:rFonts w:eastAsia="Times New Roman"/>
          <w:lang w:eastAsia="en-GB"/>
        </w:rPr>
        <w:t xml:space="preserve"> </w:t>
      </w:r>
      <w:proofErr w:type="spellStart"/>
      <w:r w:rsidR="00B77698" w:rsidRPr="00B77698">
        <w:rPr>
          <w:rFonts w:eastAsia="Times New Roman"/>
          <w:lang w:eastAsia="en-GB"/>
        </w:rPr>
        <w:t>dataframe</w:t>
      </w:r>
      <w:proofErr w:type="spellEnd"/>
      <w:r w:rsidR="00B77698" w:rsidRPr="00B77698">
        <w:rPr>
          <w:rFonts w:eastAsia="Times New Roman"/>
          <w:lang w:eastAsia="en-GB"/>
        </w:rPr>
        <w:t>.</w:t>
      </w:r>
    </w:p>
    <w:p w14:paraId="299A234A" w14:textId="51C9136D" w:rsidR="00B77698" w:rsidRPr="00B77698" w:rsidRDefault="00B77698" w:rsidP="00B77698">
      <w:pPr>
        <w:pStyle w:val="ListParagraph"/>
        <w:numPr>
          <w:ilvl w:val="0"/>
          <w:numId w:val="74"/>
        </w:numPr>
        <w:rPr>
          <w:rFonts w:eastAsia="Times New Roman"/>
          <w:lang w:eastAsia="en-GB"/>
        </w:rPr>
      </w:pPr>
      <w:r w:rsidRPr="00B77698">
        <w:rPr>
          <w:rFonts w:eastAsia="Times New Roman"/>
          <w:lang w:eastAsia="en-GB"/>
        </w:rPr>
        <w:t xml:space="preserve">We’ve used </w:t>
      </w:r>
      <w:proofErr w:type="spellStart"/>
      <w:r w:rsidRPr="00B77698">
        <w:rPr>
          <w:rFonts w:eastAsia="Times New Roman"/>
          <w:lang w:eastAsia="en-GB"/>
        </w:rPr>
        <w:t>matplotlim.pyplot.scatter</w:t>
      </w:r>
      <w:proofErr w:type="spellEnd"/>
      <w:r w:rsidRPr="00B77698">
        <w:rPr>
          <w:rFonts w:eastAsia="Times New Roman"/>
          <w:lang w:eastAsia="en-GB"/>
        </w:rPr>
        <w:t xml:space="preserve">() this time and used scaled ‘dots’ for markers (s=3) along with a colour mapping of blue to red (c=t and </w:t>
      </w:r>
      <w:proofErr w:type="spellStart"/>
      <w:r w:rsidRPr="00B77698">
        <w:rPr>
          <w:rFonts w:eastAsia="Times New Roman"/>
          <w:lang w:eastAsia="en-GB"/>
        </w:rPr>
        <w:t>cmap</w:t>
      </w:r>
      <w:proofErr w:type="spellEnd"/>
      <w:r w:rsidRPr="00B77698">
        <w:rPr>
          <w:rFonts w:eastAsia="Times New Roman"/>
          <w:lang w:eastAsia="en-GB"/>
        </w:rPr>
        <w:t>=’</w:t>
      </w:r>
      <w:proofErr w:type="spellStart"/>
      <w:r w:rsidRPr="00B77698">
        <w:rPr>
          <w:rFonts w:eastAsia="Times New Roman"/>
          <w:lang w:eastAsia="en-GB"/>
        </w:rPr>
        <w:t>coolwarm</w:t>
      </w:r>
      <w:proofErr w:type="spellEnd"/>
      <w:r w:rsidRPr="00B77698">
        <w:rPr>
          <w:rFonts w:eastAsia="Times New Roman"/>
          <w:lang w:eastAsia="en-GB"/>
        </w:rPr>
        <w:t>’)</w:t>
      </w:r>
      <w:r w:rsidR="005A5D6F">
        <w:rPr>
          <w:rFonts w:eastAsia="Times New Roman"/>
          <w:lang w:eastAsia="en-GB"/>
        </w:rPr>
        <w:t xml:space="preserve"> – other maps are available or you can roll your own.</w:t>
      </w:r>
    </w:p>
    <w:p w14:paraId="191935A9" w14:textId="5042002A" w:rsidR="00B77698" w:rsidRPr="00B77698" w:rsidRDefault="00B77698" w:rsidP="00B77698">
      <w:pPr>
        <w:pStyle w:val="ListParagraph"/>
        <w:numPr>
          <w:ilvl w:val="0"/>
          <w:numId w:val="74"/>
        </w:numPr>
        <w:rPr>
          <w:rFonts w:eastAsia="Times New Roman"/>
          <w:lang w:eastAsia="en-GB"/>
        </w:rPr>
      </w:pPr>
      <w:r w:rsidRPr="00B77698">
        <w:rPr>
          <w:rFonts w:eastAsia="Times New Roman"/>
          <w:lang w:eastAsia="en-GB"/>
        </w:rPr>
        <w:t xml:space="preserve">The rest is </w:t>
      </w:r>
      <w:proofErr w:type="gramStart"/>
      <w:r w:rsidRPr="00B77698">
        <w:rPr>
          <w:rFonts w:eastAsia="Times New Roman"/>
          <w:lang w:eastAsia="en-GB"/>
        </w:rPr>
        <w:t>pretty standard</w:t>
      </w:r>
      <w:proofErr w:type="gramEnd"/>
      <w:r w:rsidRPr="00B77698">
        <w:rPr>
          <w:rFonts w:eastAsia="Times New Roman"/>
          <w:lang w:eastAsia="en-GB"/>
        </w:rPr>
        <w:t xml:space="preserve"> stuff</w:t>
      </w:r>
    </w:p>
    <w:p w14:paraId="02353FFB" w14:textId="4FE431EF" w:rsidR="00236E07" w:rsidRDefault="00236E07">
      <w:pPr>
        <w:rPr>
          <w:rFonts w:eastAsia="Times New Roman"/>
          <w:lang w:eastAsia="en-GB"/>
        </w:rPr>
      </w:pPr>
    </w:p>
    <w:p w14:paraId="3144D9CE" w14:textId="77777777" w:rsidR="00236E07" w:rsidRDefault="00236E07" w:rsidP="00236E07">
      <w:pPr>
        <w:keepNext/>
        <w:framePr w:w="9015" w:h="4967" w:hSpace="181" w:wrap="notBeside" w:vAnchor="text" w:hAnchor="page" w:x="1532" w:y="-73"/>
        <w:pBdr>
          <w:top w:val="single" w:sz="6" w:space="1" w:color="auto"/>
          <w:left w:val="single" w:sz="6" w:space="1" w:color="auto"/>
          <w:bottom w:val="single" w:sz="6" w:space="1" w:color="auto"/>
          <w:right w:val="single" w:sz="6" w:space="1" w:color="auto"/>
        </w:pBdr>
      </w:pPr>
      <w:r>
        <w:rPr>
          <w:noProof/>
        </w:rPr>
        <w:lastRenderedPageBreak/>
        <w:drawing>
          <wp:inline distT="0" distB="0" distL="0" distR="0" wp14:anchorId="46952AFD" wp14:editId="61F430BC">
            <wp:extent cx="5724525" cy="7251700"/>
            <wp:effectExtent l="0" t="0" r="9525" b="635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s-1.png"/>
                    <pic:cNvPicPr/>
                  </pic:nvPicPr>
                  <pic:blipFill>
                    <a:blip r:embed="rId26">
                      <a:extLst>
                        <a:ext uri="{28A0092B-C50C-407E-A947-70E740481C1C}">
                          <a14:useLocalDpi xmlns:a14="http://schemas.microsoft.com/office/drawing/2010/main" val="0"/>
                        </a:ext>
                      </a:extLst>
                    </a:blip>
                    <a:stretch>
                      <a:fillRect/>
                    </a:stretch>
                  </pic:blipFill>
                  <pic:spPr>
                    <a:xfrm>
                      <a:off x="0" y="0"/>
                      <a:ext cx="5724525" cy="7251700"/>
                    </a:xfrm>
                    <a:prstGeom prst="rect">
                      <a:avLst/>
                    </a:prstGeom>
                  </pic:spPr>
                </pic:pic>
              </a:graphicData>
            </a:graphic>
          </wp:inline>
        </w:drawing>
      </w:r>
    </w:p>
    <w:p w14:paraId="72092C00" w14:textId="52F4AD88" w:rsidR="00236E07" w:rsidRDefault="00236E07" w:rsidP="00236E07">
      <w:pPr>
        <w:pStyle w:val="Caption"/>
        <w:framePr w:w="9015" w:h="4967" w:hSpace="181" w:wrap="notBeside" w:vAnchor="text" w:hAnchor="page" w:x="1532" w:y="-73"/>
        <w:pBdr>
          <w:top w:val="single" w:sz="6" w:space="1" w:color="auto"/>
          <w:left w:val="single" w:sz="6" w:space="1" w:color="auto"/>
          <w:bottom w:val="single" w:sz="6" w:space="1" w:color="auto"/>
          <w:right w:val="single" w:sz="6" w:space="1" w:color="auto"/>
        </w:pBdr>
      </w:pPr>
      <w:bookmarkStart w:id="287" w:name="_Ref4922226"/>
      <w:r>
        <w:t xml:space="preserve">Figure </w:t>
      </w:r>
      <w:fldSimple w:instr=" SEQ Figure \* ARABIC ">
        <w:r>
          <w:rPr>
            <w:noProof/>
          </w:rPr>
          <w:t>19</w:t>
        </w:r>
      </w:fldSimple>
      <w:bookmarkEnd w:id="287"/>
      <w:r>
        <w:t xml:space="preserve">: A </w:t>
      </w:r>
      <w:r w:rsidRPr="00FD12E0">
        <w:t xml:space="preserve">Hertzsprung–Russell diagram from </w:t>
      </w:r>
      <w:proofErr w:type="spellStart"/>
      <w:r w:rsidRPr="00FD12E0">
        <w:t>Hipparcos</w:t>
      </w:r>
      <w:proofErr w:type="spellEnd"/>
      <w:r w:rsidRPr="00FD12E0">
        <w:t xml:space="preserve"> data</w:t>
      </w:r>
      <w:r>
        <w:t xml:space="preserve"> - introducing Pandas</w:t>
      </w:r>
    </w:p>
    <w:p w14:paraId="65E08989" w14:textId="725B6E4E" w:rsidR="00236E07" w:rsidRDefault="00236E07">
      <w:pPr>
        <w:rPr>
          <w:rFonts w:eastAsia="Times New Roman"/>
          <w:lang w:eastAsia="en-GB"/>
        </w:rPr>
      </w:pPr>
    </w:p>
    <w:p w14:paraId="38A3AABC" w14:textId="1A17248D" w:rsidR="00236E07" w:rsidRDefault="00236E07">
      <w:pPr>
        <w:rPr>
          <w:rFonts w:eastAsia="Times New Roman"/>
          <w:lang w:eastAsia="en-GB"/>
        </w:rPr>
      </w:pPr>
      <w:r>
        <w:rPr>
          <w:rFonts w:eastAsia="Times New Roman"/>
          <w:lang w:eastAsia="en-GB"/>
        </w:rPr>
        <w:t>Section end</w:t>
      </w:r>
    </w:p>
    <w:p w14:paraId="791B83B0" w14:textId="77777777" w:rsidR="00955EC8" w:rsidRDefault="00955EC8">
      <w:pPr>
        <w:rPr>
          <w:rFonts w:eastAsia="Times New Roman"/>
          <w:lang w:eastAsia="en-GB"/>
        </w:rPr>
      </w:pPr>
    </w:p>
    <w:p w14:paraId="3D2F196E" w14:textId="2F97ECBA" w:rsidR="00955EC8" w:rsidRDefault="00955EC8">
      <w:pPr>
        <w:rPr>
          <w:rFonts w:eastAsia="Times New Roman"/>
          <w:lang w:eastAsia="en-GB"/>
        </w:rPr>
      </w:pPr>
      <w:r>
        <w:rPr>
          <w:rFonts w:eastAsia="Times New Roman"/>
          <w:lang w:eastAsia="en-GB"/>
        </w:rPr>
        <w:br w:type="page"/>
      </w:r>
    </w:p>
    <w:p w14:paraId="726163B9" w14:textId="77777777" w:rsidR="00F24CF1" w:rsidRDefault="00F24CF1" w:rsidP="00740739">
      <w:pPr>
        <w:rPr>
          <w:rFonts w:eastAsia="Times New Roman"/>
          <w:lang w:eastAsia="en-GB"/>
        </w:rPr>
      </w:pPr>
    </w:p>
    <w:p w14:paraId="491F6720" w14:textId="28BD9293" w:rsidR="00740739" w:rsidRDefault="00740739" w:rsidP="00740739">
      <w:pPr>
        <w:pStyle w:val="Heading1"/>
        <w:rPr>
          <w:rFonts w:eastAsia="Times New Roman"/>
          <w:lang w:eastAsia="en-GB"/>
        </w:rPr>
      </w:pPr>
      <w:bookmarkStart w:id="288" w:name="_Ref4757881"/>
      <w:r>
        <w:rPr>
          <w:rFonts w:eastAsia="Times New Roman"/>
          <w:lang w:eastAsia="en-GB"/>
        </w:rPr>
        <w:t>Graphing and Plotting (Matplotlib)</w:t>
      </w:r>
      <w:bookmarkEnd w:id="288"/>
    </w:p>
    <w:p w14:paraId="0BACDBF6" w14:textId="5E16EFF9" w:rsidR="00740739" w:rsidRDefault="00AE6AA6" w:rsidP="00740739">
      <w:pPr>
        <w:rPr>
          <w:lang w:eastAsia="en-GB"/>
        </w:rPr>
      </w:pPr>
      <w:r>
        <w:rPr>
          <w:lang w:eastAsia="en-GB"/>
        </w:rPr>
        <w:t>Graph plots are easily made using another module, ‘matplotlib’</w:t>
      </w:r>
      <w:r w:rsidR="00C6340C">
        <w:rPr>
          <w:lang w:eastAsia="en-GB"/>
        </w:rPr>
        <w:t xml:space="preserve"> </w:t>
      </w:r>
      <w:r w:rsidR="00C6340C">
        <w:rPr>
          <w:lang w:eastAsia="en-GB"/>
        </w:rPr>
        <w:fldChar w:fldCharType="begin"/>
      </w:r>
      <w:r w:rsidR="00C6340C">
        <w:rPr>
          <w:lang w:eastAsia="en-GB"/>
        </w:rPr>
        <w:instrText xml:space="preserve"> ADDIN ZOTERO_ITEM CSL_CITATION {"citationID":"eYm0qNBh","properties":{"formattedCitation":"(matplotlib, n.d.)","plainCitation":"(matplotlib, n.d.)","noteIndex":0},"citationItems":[{"id":981,"uris":["http://zotero.org/users/4680/items/CQ7YI675"],"uri":["http://zotero.org/users/4680/items/CQ7YI675"],"itemData":{"id":981,"type":"webpage","title":"Matplotlib: Python plotting — Matplotlib 3.0.3 documentation","URL":"https://matplotlib.org/","author":[{"family":"matplotlib","given":""}],"accessed":{"date-parts":[["2019",3,29]]}}}],"schema":"https://github.com/citation-style-language/schema/raw/master/csl-citation.json"} </w:instrText>
      </w:r>
      <w:r w:rsidR="00C6340C">
        <w:rPr>
          <w:lang w:eastAsia="en-GB"/>
        </w:rPr>
        <w:fldChar w:fldCharType="separate"/>
      </w:r>
      <w:r w:rsidR="00C6340C" w:rsidRPr="00C6340C">
        <w:rPr>
          <w:rFonts w:cs="Calibri"/>
        </w:rPr>
        <w:t>(matplotlib, n.d.)</w:t>
      </w:r>
      <w:r w:rsidR="00C6340C">
        <w:rPr>
          <w:lang w:eastAsia="en-GB"/>
        </w:rPr>
        <w:fldChar w:fldCharType="end"/>
      </w:r>
      <w:r>
        <w:rPr>
          <w:lang w:eastAsia="en-GB"/>
        </w:rPr>
        <w:t xml:space="preserve">. This can be used very simply but with increasing sophistication as you learn the way it works. We’ll start </w:t>
      </w:r>
      <w:proofErr w:type="spellStart"/>
      <w:r>
        <w:rPr>
          <w:lang w:eastAsia="en-GB"/>
        </w:rPr>
        <w:t>of</w:t>
      </w:r>
      <w:proofErr w:type="spellEnd"/>
      <w:r>
        <w:rPr>
          <w:lang w:eastAsia="en-GB"/>
        </w:rPr>
        <w:t xml:space="preserve"> with a very simple program based on the ideas we developed in the File IO (section </w:t>
      </w:r>
      <w:r>
        <w:rPr>
          <w:lang w:eastAsia="en-GB"/>
        </w:rPr>
        <w:fldChar w:fldCharType="begin"/>
      </w:r>
      <w:r>
        <w:rPr>
          <w:lang w:eastAsia="en-GB"/>
        </w:rPr>
        <w:instrText xml:space="preserve"> REF _Ref4350026 \r \h </w:instrText>
      </w:r>
      <w:r>
        <w:rPr>
          <w:lang w:eastAsia="en-GB"/>
        </w:rPr>
      </w:r>
      <w:r>
        <w:rPr>
          <w:lang w:eastAsia="en-GB"/>
        </w:rPr>
        <w:fldChar w:fldCharType="separate"/>
      </w:r>
      <w:r w:rsidR="005C6001">
        <w:rPr>
          <w:lang w:eastAsia="en-GB"/>
        </w:rPr>
        <w:t>6</w:t>
      </w:r>
      <w:r>
        <w:rPr>
          <w:lang w:eastAsia="en-GB"/>
        </w:rPr>
        <w:fldChar w:fldCharType="end"/>
      </w:r>
      <w:r>
        <w:rPr>
          <w:lang w:eastAsia="en-GB"/>
        </w:rPr>
        <w:t>). As usual, an example (</w:t>
      </w:r>
      <w:r w:rsidR="007D4293">
        <w:rPr>
          <w:lang w:eastAsia="en-GB"/>
        </w:rPr>
        <w:fldChar w:fldCharType="begin"/>
      </w:r>
      <w:r w:rsidR="007D4293">
        <w:rPr>
          <w:lang w:eastAsia="en-GB"/>
        </w:rPr>
        <w:instrText xml:space="preserve"> REF _Ref4682121 \h </w:instrText>
      </w:r>
      <w:r w:rsidR="007D4293">
        <w:rPr>
          <w:lang w:eastAsia="en-GB"/>
        </w:rPr>
      </w:r>
      <w:r w:rsidR="007D4293">
        <w:rPr>
          <w:lang w:eastAsia="en-GB"/>
        </w:rPr>
        <w:fldChar w:fldCharType="separate"/>
      </w:r>
      <w:r w:rsidR="00996B69">
        <w:t xml:space="preserve">Figure </w:t>
      </w:r>
      <w:r w:rsidR="00996B69">
        <w:rPr>
          <w:noProof/>
        </w:rPr>
        <w:t>19</w:t>
      </w:r>
      <w:r w:rsidR="007D4293">
        <w:rPr>
          <w:lang w:eastAsia="en-GB"/>
        </w:rPr>
        <w:fldChar w:fldCharType="end"/>
      </w:r>
      <w:r>
        <w:rPr>
          <w:lang w:eastAsia="en-GB"/>
        </w:rPr>
        <w:t>)</w:t>
      </w:r>
      <w:r w:rsidR="007D4293">
        <w:rPr>
          <w:lang w:eastAsia="en-GB"/>
        </w:rPr>
        <w:t xml:space="preserve"> showing the code and its output</w:t>
      </w:r>
      <w:r>
        <w:rPr>
          <w:lang w:eastAsia="en-GB"/>
        </w:rPr>
        <w:t>:</w:t>
      </w:r>
    </w:p>
    <w:p w14:paraId="25B4275C" w14:textId="77777777" w:rsidR="007D4293" w:rsidRDefault="007D4293" w:rsidP="007D4293">
      <w:pPr>
        <w:keepNext/>
        <w:framePr w:w="9015" w:h="4383" w:hSpace="181" w:wrap="around" w:vAnchor="text" w:hAnchor="page" w:x="1543" w:y="160"/>
        <w:pBdr>
          <w:top w:val="single" w:sz="6" w:space="1" w:color="auto"/>
          <w:left w:val="single" w:sz="6" w:space="1" w:color="auto"/>
          <w:bottom w:val="single" w:sz="6" w:space="1" w:color="auto"/>
          <w:right w:val="single" w:sz="6" w:space="1" w:color="auto"/>
        </w:pBdr>
      </w:pPr>
      <w:r>
        <w:rPr>
          <w:noProof/>
        </w:rPr>
        <w:drawing>
          <wp:inline distT="0" distB="0" distL="0" distR="0" wp14:anchorId="278F3D0D" wp14:editId="640DB7C9">
            <wp:extent cx="5724525" cy="40438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aures-1.png"/>
                    <pic:cNvPicPr/>
                  </pic:nvPicPr>
                  <pic:blipFill>
                    <a:blip r:embed="rId27">
                      <a:extLst>
                        <a:ext uri="{28A0092B-C50C-407E-A947-70E740481C1C}">
                          <a14:useLocalDpi xmlns:a14="http://schemas.microsoft.com/office/drawing/2010/main" val="0"/>
                        </a:ext>
                      </a:extLst>
                    </a:blip>
                    <a:stretch>
                      <a:fillRect/>
                    </a:stretch>
                  </pic:blipFill>
                  <pic:spPr>
                    <a:xfrm>
                      <a:off x="0" y="0"/>
                      <a:ext cx="5724525" cy="4043863"/>
                    </a:xfrm>
                    <a:prstGeom prst="rect">
                      <a:avLst/>
                    </a:prstGeom>
                  </pic:spPr>
                </pic:pic>
              </a:graphicData>
            </a:graphic>
          </wp:inline>
        </w:drawing>
      </w:r>
    </w:p>
    <w:p w14:paraId="754D2EED" w14:textId="4DD81E8B" w:rsidR="007D4293" w:rsidRDefault="007D4293" w:rsidP="007D4293">
      <w:pPr>
        <w:pStyle w:val="Caption"/>
        <w:framePr w:w="9015" w:h="4383" w:hSpace="181" w:wrap="around" w:vAnchor="text" w:hAnchor="page" w:x="1543" w:y="160"/>
        <w:pBdr>
          <w:top w:val="single" w:sz="6" w:space="1" w:color="auto"/>
          <w:left w:val="single" w:sz="6" w:space="1" w:color="auto"/>
          <w:bottom w:val="single" w:sz="6" w:space="1" w:color="auto"/>
          <w:right w:val="single" w:sz="6" w:space="1" w:color="auto"/>
        </w:pBdr>
      </w:pPr>
      <w:bookmarkStart w:id="289" w:name="_Ref4682121"/>
      <w:r>
        <w:t xml:space="preserve">Figure </w:t>
      </w:r>
      <w:fldSimple w:instr=" SEQ Figure \* ARABIC ">
        <w:r w:rsidR="00236E07">
          <w:rPr>
            <w:noProof/>
          </w:rPr>
          <w:t>20</w:t>
        </w:r>
      </w:fldSimple>
      <w:bookmarkEnd w:id="289"/>
      <w:r>
        <w:t>:Matplotlib at its simplest</w:t>
      </w:r>
    </w:p>
    <w:p w14:paraId="6CD6AF95" w14:textId="031AD55A" w:rsidR="001B3F6F" w:rsidRDefault="001B3F6F" w:rsidP="00740739">
      <w:pPr>
        <w:rPr>
          <w:lang w:eastAsia="en-GB"/>
        </w:rPr>
      </w:pPr>
    </w:p>
    <w:p w14:paraId="0E615019" w14:textId="759AD13F" w:rsidR="00AE6AA6" w:rsidRDefault="00AE6AA6" w:rsidP="00AE6AA6">
      <w:pPr>
        <w:rPr>
          <w:rFonts w:eastAsia="Times New Roman"/>
          <w:lang w:eastAsia="en-GB"/>
        </w:rPr>
      </w:pPr>
      <w:r>
        <w:rPr>
          <w:rFonts w:eastAsia="Times New Roman"/>
          <w:lang w:eastAsia="en-GB"/>
        </w:rPr>
        <w:t>Things to note:</w:t>
      </w:r>
    </w:p>
    <w:p w14:paraId="318E8012" w14:textId="0017D743" w:rsidR="00AE6AA6" w:rsidRPr="003B6886" w:rsidRDefault="00AE6AA6" w:rsidP="00D93888">
      <w:pPr>
        <w:pStyle w:val="ListParagraph"/>
        <w:numPr>
          <w:ilvl w:val="0"/>
          <w:numId w:val="45"/>
        </w:numPr>
        <w:rPr>
          <w:rFonts w:eastAsia="Times New Roman"/>
          <w:lang w:eastAsia="en-GB"/>
        </w:rPr>
      </w:pPr>
      <w:r w:rsidRPr="003B6886">
        <w:rPr>
          <w:rFonts w:eastAsia="Times New Roman"/>
          <w:lang w:eastAsia="en-GB"/>
        </w:rPr>
        <w:t>The first line is just a controlling statement that indicates where matplotlib plots will appear in Jupyter Notebooks – it’s nothing to do with the Python.</w:t>
      </w:r>
    </w:p>
    <w:p w14:paraId="740D1FE3" w14:textId="5C8D2193" w:rsidR="003B6886" w:rsidRPr="003B6886" w:rsidRDefault="00AE6AA6" w:rsidP="00D93888">
      <w:pPr>
        <w:pStyle w:val="ListParagraph"/>
        <w:numPr>
          <w:ilvl w:val="0"/>
          <w:numId w:val="45"/>
        </w:numPr>
        <w:rPr>
          <w:rFonts w:eastAsia="Times New Roman"/>
          <w:lang w:eastAsia="en-GB"/>
        </w:rPr>
      </w:pPr>
      <w:r w:rsidRPr="003B6886">
        <w:rPr>
          <w:rFonts w:eastAsia="Times New Roman"/>
          <w:lang w:eastAsia="en-GB"/>
        </w:rPr>
        <w:t xml:space="preserve">We import </w:t>
      </w:r>
      <w:proofErr w:type="spellStart"/>
      <w:r w:rsidRPr="003B6886">
        <w:rPr>
          <w:rFonts w:eastAsia="Times New Roman"/>
          <w:lang w:eastAsia="en-GB"/>
        </w:rPr>
        <w:t>matplotlib.pyplot</w:t>
      </w:r>
      <w:proofErr w:type="spellEnd"/>
      <w:r w:rsidRPr="003B6886">
        <w:rPr>
          <w:rFonts w:eastAsia="Times New Roman"/>
          <w:lang w:eastAsia="en-GB"/>
        </w:rPr>
        <w:t xml:space="preserve"> as </w:t>
      </w:r>
      <w:proofErr w:type="spellStart"/>
      <w:r w:rsidRPr="003B6886">
        <w:rPr>
          <w:rFonts w:eastAsia="Times New Roman"/>
          <w:lang w:eastAsia="en-GB"/>
        </w:rPr>
        <w:t>plt</w:t>
      </w:r>
      <w:proofErr w:type="spellEnd"/>
      <w:r w:rsidRPr="003B6886">
        <w:rPr>
          <w:rFonts w:eastAsia="Times New Roman"/>
          <w:lang w:eastAsia="en-GB"/>
        </w:rPr>
        <w:t xml:space="preserve">. NOTE </w:t>
      </w:r>
      <w:proofErr w:type="spellStart"/>
      <w:r w:rsidRPr="003B6886">
        <w:rPr>
          <w:rFonts w:eastAsia="Times New Roman"/>
          <w:lang w:eastAsia="en-GB"/>
        </w:rPr>
        <w:t>pyplot</w:t>
      </w:r>
      <w:proofErr w:type="spellEnd"/>
      <w:r w:rsidRPr="003B6886">
        <w:rPr>
          <w:rFonts w:eastAsia="Times New Roman"/>
          <w:lang w:eastAsia="en-GB"/>
        </w:rPr>
        <w:t xml:space="preserve"> is a sub section of matplotlib.</w:t>
      </w:r>
    </w:p>
    <w:p w14:paraId="2FCC26B9" w14:textId="67BE5365" w:rsidR="003B6886" w:rsidRPr="003B6886" w:rsidRDefault="003B6886" w:rsidP="00D93888">
      <w:pPr>
        <w:pStyle w:val="ListParagraph"/>
        <w:numPr>
          <w:ilvl w:val="0"/>
          <w:numId w:val="45"/>
        </w:numPr>
        <w:rPr>
          <w:rFonts w:eastAsia="Times New Roman"/>
          <w:lang w:eastAsia="en-GB"/>
        </w:rPr>
      </w:pPr>
      <w:r w:rsidRPr="003B6886">
        <w:rPr>
          <w:rFonts w:eastAsia="Times New Roman"/>
          <w:lang w:eastAsia="en-GB"/>
        </w:rPr>
        <w:t>Get</w:t>
      </w:r>
      <w:r w:rsidR="00AE6AA6" w:rsidRPr="003B6886">
        <w:rPr>
          <w:rFonts w:eastAsia="Times New Roman"/>
          <w:lang w:eastAsia="en-GB"/>
        </w:rPr>
        <w:t xml:space="preserve"> 1D </w:t>
      </w:r>
      <w:r w:rsidR="00B75336" w:rsidRPr="003B6886">
        <w:rPr>
          <w:rFonts w:eastAsia="Times New Roman"/>
          <w:lang w:eastAsia="en-GB"/>
        </w:rPr>
        <w:t>Num</w:t>
      </w:r>
      <w:r w:rsidR="00B75336">
        <w:rPr>
          <w:rFonts w:eastAsia="Times New Roman"/>
          <w:lang w:eastAsia="en-GB"/>
        </w:rPr>
        <w:t>P</w:t>
      </w:r>
      <w:r w:rsidR="00B75336" w:rsidRPr="003B6886">
        <w:rPr>
          <w:rFonts w:eastAsia="Times New Roman"/>
          <w:lang w:eastAsia="en-GB"/>
        </w:rPr>
        <w:t>y</w:t>
      </w:r>
      <w:r w:rsidR="00AE6AA6" w:rsidRPr="003B6886">
        <w:rPr>
          <w:rFonts w:eastAsia="Times New Roman"/>
          <w:lang w:eastAsia="en-GB"/>
        </w:rPr>
        <w:t xml:space="preserve"> arrays f</w:t>
      </w:r>
      <w:r w:rsidRPr="003B6886">
        <w:rPr>
          <w:rFonts w:eastAsia="Times New Roman"/>
          <w:lang w:eastAsia="en-GB"/>
        </w:rPr>
        <w:t>or</w:t>
      </w:r>
      <w:r w:rsidR="00AE6AA6" w:rsidRPr="003B6886">
        <w:rPr>
          <w:rFonts w:eastAsia="Times New Roman"/>
          <w:lang w:eastAsia="en-GB"/>
        </w:rPr>
        <w:t xml:space="preserve"> x and y</w:t>
      </w:r>
      <w:r w:rsidRPr="003B6886">
        <w:rPr>
          <w:rFonts w:eastAsia="Times New Roman"/>
          <w:lang w:eastAsia="en-GB"/>
        </w:rPr>
        <w:t xml:space="preserve"> from the input array (transposed due to its format).</w:t>
      </w:r>
    </w:p>
    <w:p w14:paraId="6EDF5271" w14:textId="048C0404" w:rsidR="00AE6AA6" w:rsidRPr="003B6886" w:rsidRDefault="003B6886" w:rsidP="00D93888">
      <w:pPr>
        <w:pStyle w:val="ListParagraph"/>
        <w:numPr>
          <w:ilvl w:val="0"/>
          <w:numId w:val="45"/>
        </w:numPr>
        <w:rPr>
          <w:rFonts w:eastAsia="Times New Roman"/>
          <w:lang w:eastAsia="en-GB"/>
        </w:rPr>
      </w:pPr>
      <w:r w:rsidRPr="003B6886">
        <w:rPr>
          <w:rFonts w:eastAsia="Times New Roman"/>
          <w:lang w:eastAsia="en-GB"/>
        </w:rPr>
        <w:t xml:space="preserve">Now </w:t>
      </w:r>
      <w:r w:rsidR="00AE6AA6" w:rsidRPr="003B6886">
        <w:rPr>
          <w:rFonts w:eastAsia="Times New Roman"/>
          <w:lang w:eastAsia="en-GB"/>
        </w:rPr>
        <w:t xml:space="preserve">all we </w:t>
      </w:r>
      <w:proofErr w:type="gramStart"/>
      <w:r w:rsidR="00AE6AA6" w:rsidRPr="003B6886">
        <w:rPr>
          <w:rFonts w:eastAsia="Times New Roman"/>
          <w:lang w:eastAsia="en-GB"/>
        </w:rPr>
        <w:t>have to</w:t>
      </w:r>
      <w:proofErr w:type="gramEnd"/>
      <w:r w:rsidR="00AE6AA6" w:rsidRPr="003B6886">
        <w:rPr>
          <w:rFonts w:eastAsia="Times New Roman"/>
          <w:lang w:eastAsia="en-GB"/>
        </w:rPr>
        <w:t xml:space="preserve"> do is construct the plot (</w:t>
      </w:r>
      <w:proofErr w:type="spellStart"/>
      <w:r w:rsidR="00AE6AA6" w:rsidRPr="003B6886">
        <w:rPr>
          <w:rFonts w:eastAsia="Times New Roman"/>
          <w:lang w:eastAsia="en-GB"/>
        </w:rPr>
        <w:t>plt.plot</w:t>
      </w:r>
      <w:proofErr w:type="spellEnd"/>
      <w:r w:rsidR="00AE6AA6" w:rsidRPr="003B6886">
        <w:rPr>
          <w:rFonts w:eastAsia="Times New Roman"/>
          <w:lang w:eastAsia="en-GB"/>
        </w:rPr>
        <w:t>(</w:t>
      </w:r>
      <w:proofErr w:type="spellStart"/>
      <w:r w:rsidR="00AE6AA6" w:rsidRPr="003B6886">
        <w:rPr>
          <w:rFonts w:eastAsia="Times New Roman"/>
          <w:lang w:eastAsia="en-GB"/>
        </w:rPr>
        <w:t>x,y</w:t>
      </w:r>
      <w:proofErr w:type="spellEnd"/>
      <w:r w:rsidR="00AE6AA6" w:rsidRPr="003B6886">
        <w:rPr>
          <w:rFonts w:eastAsia="Times New Roman"/>
          <w:lang w:eastAsia="en-GB"/>
        </w:rPr>
        <w:t>) and make it visible (</w:t>
      </w:r>
      <w:proofErr w:type="spellStart"/>
      <w:r w:rsidR="00AE6AA6" w:rsidRPr="003B6886">
        <w:rPr>
          <w:rFonts w:eastAsia="Times New Roman"/>
          <w:lang w:eastAsia="en-GB"/>
        </w:rPr>
        <w:t>plt.show</w:t>
      </w:r>
      <w:proofErr w:type="spellEnd"/>
      <w:r w:rsidR="00AE6AA6" w:rsidRPr="003B6886">
        <w:rPr>
          <w:rFonts w:eastAsia="Times New Roman"/>
          <w:lang w:eastAsia="en-GB"/>
        </w:rPr>
        <w:t xml:space="preserve">()). And that’s all there is to it. </w:t>
      </w:r>
    </w:p>
    <w:p w14:paraId="2EB2C3A4" w14:textId="77777777" w:rsidR="007D4293" w:rsidRDefault="007D4293" w:rsidP="00AE6AA6">
      <w:pPr>
        <w:rPr>
          <w:rFonts w:eastAsia="Times New Roman"/>
          <w:lang w:eastAsia="en-GB"/>
        </w:rPr>
      </w:pPr>
    </w:p>
    <w:p w14:paraId="3294FE0D" w14:textId="217F60D6" w:rsidR="003B6886" w:rsidRDefault="003B6886" w:rsidP="00AE6AA6">
      <w:pPr>
        <w:rPr>
          <w:rFonts w:eastAsia="Times New Roman"/>
          <w:lang w:eastAsia="en-GB"/>
        </w:rPr>
      </w:pPr>
      <w:r>
        <w:rPr>
          <w:rFonts w:eastAsia="Times New Roman"/>
          <w:lang w:eastAsia="en-GB"/>
        </w:rPr>
        <w:t>But we can do better, we can add all the kinds of things like titles, axis labels and legends if we want to do so.</w:t>
      </w:r>
    </w:p>
    <w:p w14:paraId="00E56745" w14:textId="7B4173E0" w:rsidR="003B6886" w:rsidRDefault="003B6886" w:rsidP="00AE6AA6">
      <w:pPr>
        <w:rPr>
          <w:rFonts w:eastAsia="Times New Roman"/>
          <w:lang w:eastAsia="en-GB"/>
        </w:rPr>
      </w:pPr>
      <w:r>
        <w:rPr>
          <w:rFonts w:eastAsia="Times New Roman"/>
          <w:lang w:eastAsia="en-GB"/>
        </w:rPr>
        <w:lastRenderedPageBreak/>
        <w:t>As usual the easiest way to see this is with by extending our example (</w:t>
      </w:r>
      <w:r w:rsidR="007D4293">
        <w:rPr>
          <w:rFonts w:eastAsia="Times New Roman"/>
          <w:lang w:eastAsia="en-GB"/>
        </w:rPr>
        <w:fldChar w:fldCharType="begin"/>
      </w:r>
      <w:r w:rsidR="007D4293">
        <w:rPr>
          <w:rFonts w:eastAsia="Times New Roman"/>
          <w:lang w:eastAsia="en-GB"/>
        </w:rPr>
        <w:instrText xml:space="preserve"> REF _Ref4682411 \h </w:instrText>
      </w:r>
      <w:r w:rsidR="007D4293">
        <w:rPr>
          <w:rFonts w:eastAsia="Times New Roman"/>
          <w:lang w:eastAsia="en-GB"/>
        </w:rPr>
      </w:r>
      <w:r w:rsidR="007D4293">
        <w:rPr>
          <w:rFonts w:eastAsia="Times New Roman"/>
          <w:lang w:eastAsia="en-GB"/>
        </w:rPr>
        <w:fldChar w:fldCharType="separate"/>
      </w:r>
      <w:r w:rsidR="00996B69">
        <w:t xml:space="preserve">Figure </w:t>
      </w:r>
      <w:r w:rsidR="00996B69">
        <w:rPr>
          <w:noProof/>
        </w:rPr>
        <w:t>20</w:t>
      </w:r>
      <w:r w:rsidR="007D4293">
        <w:rPr>
          <w:rFonts w:eastAsia="Times New Roman"/>
          <w:lang w:eastAsia="en-GB"/>
        </w:rPr>
        <w:fldChar w:fldCharType="end"/>
      </w:r>
      <w:r>
        <w:rPr>
          <w:rFonts w:eastAsia="Times New Roman"/>
          <w:lang w:eastAsia="en-GB"/>
        </w:rPr>
        <w:t>)</w:t>
      </w:r>
      <w:r w:rsidR="007D4293">
        <w:rPr>
          <w:rFonts w:eastAsia="Times New Roman"/>
          <w:lang w:eastAsia="en-GB"/>
        </w:rPr>
        <w:t>.</w:t>
      </w:r>
    </w:p>
    <w:p w14:paraId="61CDC65B" w14:textId="77777777" w:rsidR="007D4293" w:rsidRDefault="007D4293" w:rsidP="007D4293">
      <w:pPr>
        <w:keepNext/>
        <w:framePr w:w="9015" w:h="4111" w:hSpace="181" w:wrap="around" w:vAnchor="text" w:hAnchor="page" w:x="1577" w:y="239"/>
        <w:pBdr>
          <w:top w:val="single" w:sz="6" w:space="1" w:color="auto"/>
          <w:left w:val="single" w:sz="6" w:space="1" w:color="auto"/>
          <w:bottom w:val="single" w:sz="6" w:space="1" w:color="auto"/>
          <w:right w:val="single" w:sz="6" w:space="1" w:color="auto"/>
        </w:pBdr>
      </w:pPr>
      <w:r>
        <w:rPr>
          <w:noProof/>
        </w:rPr>
        <w:drawing>
          <wp:inline distT="0" distB="0" distL="0" distR="0" wp14:anchorId="63985E8F" wp14:editId="42881A01">
            <wp:extent cx="5607782" cy="5262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aures-2.png"/>
                    <pic:cNvPicPr/>
                  </pic:nvPicPr>
                  <pic:blipFill>
                    <a:blip r:embed="rId28">
                      <a:extLst>
                        <a:ext uri="{28A0092B-C50C-407E-A947-70E740481C1C}">
                          <a14:useLocalDpi xmlns:a14="http://schemas.microsoft.com/office/drawing/2010/main" val="0"/>
                        </a:ext>
                      </a:extLst>
                    </a:blip>
                    <a:stretch>
                      <a:fillRect/>
                    </a:stretch>
                  </pic:blipFill>
                  <pic:spPr>
                    <a:xfrm>
                      <a:off x="0" y="0"/>
                      <a:ext cx="5607782" cy="5262245"/>
                    </a:xfrm>
                    <a:prstGeom prst="rect">
                      <a:avLst/>
                    </a:prstGeom>
                  </pic:spPr>
                </pic:pic>
              </a:graphicData>
            </a:graphic>
          </wp:inline>
        </w:drawing>
      </w:r>
    </w:p>
    <w:p w14:paraId="205225DE" w14:textId="57AEEB45" w:rsidR="007D4293" w:rsidRDefault="007D4293" w:rsidP="007D4293">
      <w:pPr>
        <w:pStyle w:val="Caption"/>
        <w:framePr w:w="9015" w:h="4111" w:hSpace="181" w:wrap="around" w:vAnchor="text" w:hAnchor="page" w:x="1577" w:y="239"/>
        <w:pBdr>
          <w:top w:val="single" w:sz="6" w:space="1" w:color="auto"/>
          <w:left w:val="single" w:sz="6" w:space="1" w:color="auto"/>
          <w:bottom w:val="single" w:sz="6" w:space="1" w:color="auto"/>
          <w:right w:val="single" w:sz="6" w:space="1" w:color="auto"/>
        </w:pBdr>
      </w:pPr>
      <w:bookmarkStart w:id="290" w:name="_Ref4682411"/>
      <w:r>
        <w:t xml:space="preserve">Figure </w:t>
      </w:r>
      <w:fldSimple w:instr=" SEQ Figure \* ARABIC ">
        <w:r w:rsidR="00236E07">
          <w:rPr>
            <w:noProof/>
          </w:rPr>
          <w:t>21</w:t>
        </w:r>
      </w:fldSimple>
      <w:bookmarkEnd w:id="290"/>
      <w:r>
        <w:t>: Matplotlib with Title, axis labels, legend and grid</w:t>
      </w:r>
    </w:p>
    <w:p w14:paraId="26BC493B" w14:textId="77777777" w:rsidR="007D4293" w:rsidRDefault="007D4293" w:rsidP="00AE6AA6">
      <w:pPr>
        <w:rPr>
          <w:rFonts w:eastAsia="Times New Roman"/>
          <w:lang w:eastAsia="en-GB"/>
        </w:rPr>
      </w:pPr>
    </w:p>
    <w:p w14:paraId="66D6D89C" w14:textId="48F7C8A3" w:rsidR="00BE5A9C" w:rsidRDefault="00BE5A9C" w:rsidP="00AE6AA6">
      <w:pPr>
        <w:rPr>
          <w:rFonts w:eastAsia="Times New Roman"/>
          <w:lang w:eastAsia="en-GB"/>
        </w:rPr>
      </w:pPr>
    </w:p>
    <w:p w14:paraId="2F9FC7B4" w14:textId="473D1B90" w:rsidR="003B6886" w:rsidRDefault="00451015" w:rsidP="003B6886">
      <w:pPr>
        <w:rPr>
          <w:rFonts w:eastAsia="Times New Roman"/>
          <w:lang w:eastAsia="en-GB"/>
        </w:rPr>
      </w:pPr>
      <w:r>
        <w:rPr>
          <w:rFonts w:eastAsia="Times New Roman"/>
          <w:lang w:eastAsia="en-GB"/>
        </w:rPr>
        <w:t>Here are some notes:</w:t>
      </w:r>
    </w:p>
    <w:p w14:paraId="5141907C" w14:textId="79DF0609" w:rsidR="00451015" w:rsidRPr="00EF5240" w:rsidRDefault="00451015" w:rsidP="00D93888">
      <w:pPr>
        <w:pStyle w:val="ListParagraph"/>
        <w:numPr>
          <w:ilvl w:val="0"/>
          <w:numId w:val="46"/>
        </w:numPr>
        <w:rPr>
          <w:rFonts w:eastAsia="Times New Roman"/>
          <w:lang w:eastAsia="en-GB"/>
        </w:rPr>
      </w:pPr>
      <w:r w:rsidRPr="00EF5240">
        <w:rPr>
          <w:rFonts w:eastAsia="Times New Roman"/>
          <w:lang w:eastAsia="en-GB"/>
        </w:rPr>
        <w:t>We’re plotting 2 lines, the original one and one where the y values are 50% larger.</w:t>
      </w:r>
    </w:p>
    <w:p w14:paraId="62D5DB93" w14:textId="737F1054" w:rsidR="00451015" w:rsidRPr="00EF5240" w:rsidRDefault="00451015" w:rsidP="00D93888">
      <w:pPr>
        <w:pStyle w:val="ListParagraph"/>
        <w:numPr>
          <w:ilvl w:val="0"/>
          <w:numId w:val="46"/>
        </w:numPr>
        <w:rPr>
          <w:rFonts w:eastAsia="Times New Roman"/>
          <w:lang w:eastAsia="en-GB"/>
        </w:rPr>
      </w:pPr>
      <w:proofErr w:type="spellStart"/>
      <w:r w:rsidRPr="00EF5240">
        <w:rPr>
          <w:rFonts w:eastAsia="Times New Roman"/>
          <w:lang w:eastAsia="en-GB"/>
        </w:rPr>
        <w:t>plt.plot</w:t>
      </w:r>
      <w:proofErr w:type="spellEnd"/>
      <w:r w:rsidRPr="00EF5240">
        <w:rPr>
          <w:rFonts w:eastAsia="Times New Roman"/>
          <w:lang w:eastAsia="en-GB"/>
        </w:rPr>
        <w:t>(</w:t>
      </w:r>
      <w:proofErr w:type="spellStart"/>
      <w:r w:rsidRPr="00EF5240">
        <w:rPr>
          <w:rFonts w:eastAsia="Times New Roman"/>
          <w:lang w:eastAsia="en-GB"/>
        </w:rPr>
        <w:t>x,y</w:t>
      </w:r>
      <w:proofErr w:type="spellEnd"/>
      <w:r w:rsidRPr="00EF5240">
        <w:rPr>
          <w:rFonts w:eastAsia="Times New Roman"/>
          <w:lang w:eastAsia="en-GB"/>
        </w:rPr>
        <w:t xml:space="preserve">, 'b--',label='squares') </w:t>
      </w:r>
      <w:r w:rsidR="00EF5240" w:rsidRPr="00EF5240">
        <w:rPr>
          <w:rFonts w:eastAsia="Times New Roman"/>
          <w:lang w:eastAsia="en-GB"/>
        </w:rPr>
        <w:t>–</w:t>
      </w:r>
      <w:r w:rsidRPr="00EF5240">
        <w:rPr>
          <w:rFonts w:eastAsia="Times New Roman"/>
          <w:lang w:eastAsia="en-GB"/>
        </w:rPr>
        <w:t xml:space="preserve"> </w:t>
      </w:r>
      <w:r w:rsidR="00EF5240" w:rsidRPr="00EF5240">
        <w:rPr>
          <w:rFonts w:eastAsia="Times New Roman"/>
          <w:lang w:eastAsia="en-GB"/>
        </w:rPr>
        <w:t>use a blue dashed line (b--) and provide a label for the legend.</w:t>
      </w:r>
    </w:p>
    <w:p w14:paraId="355A4DD0" w14:textId="4F36D6F4" w:rsidR="003B6886" w:rsidRPr="00EF5240" w:rsidRDefault="00451015" w:rsidP="00D93888">
      <w:pPr>
        <w:pStyle w:val="ListParagraph"/>
        <w:numPr>
          <w:ilvl w:val="0"/>
          <w:numId w:val="46"/>
        </w:numPr>
        <w:rPr>
          <w:rFonts w:eastAsia="Times New Roman"/>
          <w:lang w:eastAsia="en-GB"/>
        </w:rPr>
      </w:pPr>
      <w:r w:rsidRPr="00EF5240">
        <w:rPr>
          <w:rFonts w:eastAsia="Times New Roman"/>
          <w:lang w:eastAsia="en-GB"/>
        </w:rPr>
        <w:t>plt.plot(x,y2, 'r^', label='double squares')</w:t>
      </w:r>
      <w:r w:rsidR="00EF5240" w:rsidRPr="00EF5240">
        <w:rPr>
          <w:rFonts w:eastAsia="Times New Roman"/>
          <w:lang w:eastAsia="en-GB"/>
        </w:rPr>
        <w:t xml:space="preserve"> – plot red triangles (r^) for the data points.</w:t>
      </w:r>
    </w:p>
    <w:p w14:paraId="3778CD1C" w14:textId="180BAC46" w:rsidR="00451015" w:rsidRPr="00EF5240" w:rsidRDefault="00451015" w:rsidP="00D93888">
      <w:pPr>
        <w:pStyle w:val="ListParagraph"/>
        <w:numPr>
          <w:ilvl w:val="0"/>
          <w:numId w:val="46"/>
        </w:numPr>
        <w:rPr>
          <w:rFonts w:eastAsia="Times New Roman"/>
          <w:lang w:eastAsia="en-GB"/>
        </w:rPr>
      </w:pPr>
      <w:r w:rsidRPr="00EF5240">
        <w:rPr>
          <w:rFonts w:eastAsia="Times New Roman"/>
          <w:lang w:eastAsia="en-GB"/>
        </w:rPr>
        <w:t>plt.legend(loc='upper left')</w:t>
      </w:r>
      <w:r w:rsidR="00EF5240" w:rsidRPr="00EF5240">
        <w:rPr>
          <w:rFonts w:eastAsia="Times New Roman"/>
          <w:lang w:eastAsia="en-GB"/>
        </w:rPr>
        <w:t xml:space="preserve"> – put the legend here</w:t>
      </w:r>
    </w:p>
    <w:p w14:paraId="04190CC9" w14:textId="3DE7965E" w:rsidR="003B6886" w:rsidRDefault="00EF5240" w:rsidP="00D93888">
      <w:pPr>
        <w:pStyle w:val="ListParagraph"/>
        <w:numPr>
          <w:ilvl w:val="0"/>
          <w:numId w:val="46"/>
        </w:numPr>
        <w:rPr>
          <w:rFonts w:eastAsia="Times New Roman"/>
          <w:lang w:eastAsia="en-GB"/>
        </w:rPr>
      </w:pPr>
      <w:r w:rsidRPr="00EF5240">
        <w:rPr>
          <w:rFonts w:eastAsia="Times New Roman"/>
          <w:lang w:eastAsia="en-GB"/>
        </w:rPr>
        <w:t xml:space="preserve">The rest is </w:t>
      </w:r>
      <w:proofErr w:type="gramStart"/>
      <w:r w:rsidRPr="00EF5240">
        <w:rPr>
          <w:rFonts w:eastAsia="Times New Roman"/>
          <w:lang w:eastAsia="en-GB"/>
        </w:rPr>
        <w:t>pretty self</w:t>
      </w:r>
      <w:proofErr w:type="gramEnd"/>
      <w:r w:rsidRPr="00EF5240">
        <w:rPr>
          <w:rFonts w:eastAsia="Times New Roman"/>
          <w:lang w:eastAsia="en-GB"/>
        </w:rPr>
        <w:t xml:space="preserve"> explanatory!</w:t>
      </w:r>
    </w:p>
    <w:p w14:paraId="6C186393" w14:textId="7EB0EC3E" w:rsidR="00EF5240" w:rsidRDefault="00EF5240" w:rsidP="00EF5240">
      <w:pPr>
        <w:rPr>
          <w:rFonts w:eastAsia="Times New Roman"/>
          <w:lang w:eastAsia="en-GB"/>
        </w:rPr>
      </w:pPr>
    </w:p>
    <w:p w14:paraId="4599A476" w14:textId="77777777" w:rsidR="00D22536" w:rsidRDefault="00D22536" w:rsidP="00EF5240">
      <w:pPr>
        <w:rPr>
          <w:rFonts w:eastAsia="Times New Roman"/>
          <w:lang w:eastAsia="en-GB"/>
        </w:rPr>
      </w:pPr>
    </w:p>
    <w:p w14:paraId="6B78D0B1" w14:textId="28D14BF1" w:rsidR="00D22536" w:rsidRDefault="00D22536" w:rsidP="00EF5240">
      <w:pPr>
        <w:rPr>
          <w:rFonts w:eastAsia="Times New Roman"/>
          <w:lang w:eastAsia="en-GB"/>
        </w:rPr>
      </w:pPr>
      <w:r>
        <w:rPr>
          <w:rFonts w:eastAsia="Times New Roman"/>
          <w:lang w:eastAsia="en-GB"/>
        </w:rPr>
        <w:lastRenderedPageBreak/>
        <w:t>And sub-pl</w:t>
      </w:r>
      <w:r w:rsidR="00C53151">
        <w:rPr>
          <w:rFonts w:eastAsia="Times New Roman"/>
          <w:lang w:eastAsia="en-GB"/>
        </w:rPr>
        <w:t>o</w:t>
      </w:r>
      <w:r>
        <w:rPr>
          <w:rFonts w:eastAsia="Times New Roman"/>
          <w:lang w:eastAsia="en-GB"/>
        </w:rPr>
        <w:t>ts:</w:t>
      </w:r>
    </w:p>
    <w:p w14:paraId="67C6239F" w14:textId="77777777" w:rsidR="00C53151" w:rsidRDefault="00C53151" w:rsidP="00C53151">
      <w:pPr>
        <w:keepNext/>
        <w:framePr w:w="9015" w:h="1950" w:hSpace="181" w:wrap="notBeside" w:vAnchor="text" w:hAnchor="page" w:x="1487" w:y="63"/>
        <w:pBdr>
          <w:top w:val="single" w:sz="6" w:space="1" w:color="auto"/>
          <w:left w:val="single" w:sz="6" w:space="1" w:color="auto"/>
          <w:bottom w:val="single" w:sz="6" w:space="1" w:color="auto"/>
          <w:right w:val="single" w:sz="6" w:space="1" w:color="auto"/>
        </w:pBdr>
      </w:pPr>
      <w:r>
        <w:rPr>
          <w:noProof/>
        </w:rPr>
        <w:drawing>
          <wp:inline distT="0" distB="0" distL="0" distR="0" wp14:anchorId="6060BEC0" wp14:editId="66F25C50">
            <wp:extent cx="5724525" cy="5768340"/>
            <wp:effectExtent l="0" t="0" r="9525" b="381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3.png"/>
                    <pic:cNvPicPr/>
                  </pic:nvPicPr>
                  <pic:blipFill>
                    <a:blip r:embed="rId29">
                      <a:extLst>
                        <a:ext uri="{28A0092B-C50C-407E-A947-70E740481C1C}">
                          <a14:useLocalDpi xmlns:a14="http://schemas.microsoft.com/office/drawing/2010/main" val="0"/>
                        </a:ext>
                      </a:extLst>
                    </a:blip>
                    <a:stretch>
                      <a:fillRect/>
                    </a:stretch>
                  </pic:blipFill>
                  <pic:spPr>
                    <a:xfrm>
                      <a:off x="0" y="0"/>
                      <a:ext cx="5724525" cy="5768340"/>
                    </a:xfrm>
                    <a:prstGeom prst="rect">
                      <a:avLst/>
                    </a:prstGeom>
                  </pic:spPr>
                </pic:pic>
              </a:graphicData>
            </a:graphic>
          </wp:inline>
        </w:drawing>
      </w:r>
    </w:p>
    <w:p w14:paraId="005B266F" w14:textId="013E1279" w:rsidR="00C53151" w:rsidRDefault="00C53151" w:rsidP="00C53151">
      <w:pPr>
        <w:pStyle w:val="Caption"/>
        <w:framePr w:w="9015" w:h="1950" w:hSpace="181" w:wrap="notBeside" w:vAnchor="text" w:hAnchor="page" w:x="1487" w:y="63"/>
        <w:pBdr>
          <w:top w:val="single" w:sz="6" w:space="1" w:color="auto"/>
          <w:left w:val="single" w:sz="6" w:space="1" w:color="auto"/>
          <w:bottom w:val="single" w:sz="6" w:space="1" w:color="auto"/>
          <w:right w:val="single" w:sz="6" w:space="1" w:color="auto"/>
        </w:pBdr>
      </w:pPr>
      <w:r>
        <w:t xml:space="preserve">Figure </w:t>
      </w:r>
      <w:fldSimple w:instr=" SEQ Figure \* ARABIC ">
        <w:r w:rsidR="00236E07">
          <w:rPr>
            <w:noProof/>
          </w:rPr>
          <w:t>22</w:t>
        </w:r>
      </w:fldSimple>
      <w:r>
        <w:t>: Figure with simple sub-plots</w:t>
      </w:r>
    </w:p>
    <w:p w14:paraId="2260ECBE" w14:textId="7B66F934" w:rsidR="00D22536" w:rsidRDefault="00D22536" w:rsidP="00EF5240">
      <w:pPr>
        <w:rPr>
          <w:rFonts w:eastAsia="Times New Roman"/>
          <w:lang w:eastAsia="en-GB"/>
        </w:rPr>
      </w:pPr>
    </w:p>
    <w:p w14:paraId="646411D0" w14:textId="3247118B" w:rsidR="00EF5240" w:rsidRDefault="00EF5240" w:rsidP="00EF5240">
      <w:pPr>
        <w:rPr>
          <w:rFonts w:eastAsia="Times New Roman"/>
          <w:lang w:eastAsia="en-GB"/>
        </w:rPr>
      </w:pPr>
      <w:r>
        <w:rPr>
          <w:rFonts w:eastAsia="Times New Roman"/>
          <w:lang w:eastAsia="en-GB"/>
        </w:rPr>
        <w:t xml:space="preserve">There are many more ways of stylising and customising the matplotlib plots, but for the time being we’ll leave it there – except for one final thing. You can also save your plots to files for use in reports (or TMAs). </w:t>
      </w:r>
      <w:r w:rsidR="003A0D20">
        <w:rPr>
          <w:rFonts w:eastAsia="Times New Roman"/>
          <w:lang w:eastAsia="en-GB"/>
        </w:rPr>
        <w:t>It’s</w:t>
      </w:r>
      <w:r>
        <w:rPr>
          <w:rFonts w:eastAsia="Times New Roman"/>
          <w:lang w:eastAsia="en-GB"/>
        </w:rPr>
        <w:t xml:space="preserve"> simple:</w:t>
      </w:r>
    </w:p>
    <w:p w14:paraId="5F032F02" w14:textId="6E3B73A4" w:rsidR="00EF5240" w:rsidRDefault="00EF5240" w:rsidP="00EF5240">
      <w:pPr>
        <w:rPr>
          <w:ins w:id="291" w:author="John Palmer" w:date="2019-05-30T17:56:00Z"/>
          <w:rFonts w:eastAsia="Times New Roman"/>
          <w:lang w:eastAsia="en-GB"/>
        </w:rPr>
      </w:pPr>
      <w:r>
        <w:rPr>
          <w:rFonts w:eastAsia="Times New Roman"/>
          <w:lang w:eastAsia="en-GB"/>
        </w:rPr>
        <w:t>Just include a line like, plt.savefig(‘figurename.png’) or plt.savefig(‘figurename.pdf’) – you choose the figurename of course (and it can include a full folder path).</w:t>
      </w:r>
    </w:p>
    <w:p w14:paraId="79D047D2" w14:textId="46603D33" w:rsidR="004606D6" w:rsidRDefault="004606D6" w:rsidP="00EF5240">
      <w:pPr>
        <w:rPr>
          <w:ins w:id="292" w:author="John Palmer" w:date="2019-05-30T17:56:00Z"/>
          <w:rFonts w:eastAsia="Times New Roman"/>
          <w:lang w:eastAsia="en-GB"/>
        </w:rPr>
      </w:pPr>
    </w:p>
    <w:p w14:paraId="75189561" w14:textId="4C206626" w:rsidR="004606D6" w:rsidRDefault="004606D6" w:rsidP="00EF5240">
      <w:pPr>
        <w:rPr>
          <w:rFonts w:eastAsia="Times New Roman"/>
          <w:lang w:eastAsia="en-GB"/>
        </w:rPr>
      </w:pPr>
      <w:ins w:id="293" w:author="John Palmer" w:date="2019-05-30T17:56:00Z">
        <w:r>
          <w:rPr>
            <w:rFonts w:eastAsia="Times New Roman"/>
            <w:lang w:eastAsia="en-GB"/>
          </w:rPr>
          <w:t xml:space="preserve">Later </w:t>
        </w:r>
        <w:proofErr w:type="gramStart"/>
        <w:r>
          <w:rPr>
            <w:rFonts w:eastAsia="Times New Roman"/>
            <w:lang w:eastAsia="en-GB"/>
          </w:rPr>
          <w:t>on</w:t>
        </w:r>
        <w:proofErr w:type="gramEnd"/>
        <w:r>
          <w:rPr>
            <w:rFonts w:eastAsia="Times New Roman"/>
            <w:lang w:eastAsia="en-GB"/>
          </w:rPr>
          <w:t xml:space="preserve"> you may well want to use another plotting Module called ‘Bokeh’. It has certain advantages </w:t>
        </w:r>
      </w:ins>
      <w:ins w:id="294" w:author="John Palmer" w:date="2019-05-30T17:57:00Z">
        <w:r>
          <w:rPr>
            <w:rFonts w:eastAsia="Times New Roman"/>
            <w:lang w:eastAsia="en-GB"/>
          </w:rPr>
          <w:t>over matplotlib</w:t>
        </w:r>
        <w:r w:rsidR="00B14E8B">
          <w:rPr>
            <w:rFonts w:eastAsia="Times New Roman"/>
            <w:lang w:eastAsia="en-GB"/>
          </w:rPr>
          <w:t>, and isn’t as well known or used,</w:t>
        </w:r>
        <w:r>
          <w:rPr>
            <w:rFonts w:eastAsia="Times New Roman"/>
            <w:lang w:eastAsia="en-GB"/>
          </w:rPr>
          <w:t xml:space="preserve"> – but we’ll come to that later in the Topic.</w:t>
        </w:r>
      </w:ins>
    </w:p>
    <w:p w14:paraId="3791C7E4" w14:textId="6EAE4E64" w:rsidR="00EF5240" w:rsidRDefault="00EF5240" w:rsidP="00EF5240">
      <w:pPr>
        <w:rPr>
          <w:rFonts w:eastAsia="Times New Roman"/>
          <w:lang w:eastAsia="en-GB"/>
        </w:rPr>
      </w:pPr>
    </w:p>
    <w:p w14:paraId="300246FE" w14:textId="52EF75D0" w:rsidR="00EF5240" w:rsidDel="00A334BE" w:rsidRDefault="00EF5240" w:rsidP="00EF5240">
      <w:pPr>
        <w:rPr>
          <w:del w:id="295" w:author="John Palmer" w:date="2019-05-29T19:56:00Z"/>
          <w:rFonts w:eastAsia="Times New Roman"/>
          <w:lang w:eastAsia="en-GB"/>
        </w:rPr>
      </w:pPr>
    </w:p>
    <w:p w14:paraId="0813876A" w14:textId="703EA64D" w:rsidR="00F24CF1" w:rsidDel="00A334BE" w:rsidRDefault="00F24CF1">
      <w:pPr>
        <w:rPr>
          <w:del w:id="296" w:author="John Palmer" w:date="2019-05-29T19:56:00Z"/>
          <w:rFonts w:eastAsia="Times New Roman"/>
          <w:lang w:eastAsia="en-GB"/>
        </w:rPr>
      </w:pPr>
      <w:del w:id="297" w:author="John Palmer" w:date="2019-05-29T19:56:00Z">
        <w:r w:rsidDel="00A334BE">
          <w:rPr>
            <w:rFonts w:eastAsia="Times New Roman"/>
            <w:lang w:eastAsia="en-GB"/>
          </w:rPr>
          <w:br w:type="page"/>
        </w:r>
      </w:del>
    </w:p>
    <w:p w14:paraId="2E7ECC0A" w14:textId="77777777" w:rsidR="00F24CF1" w:rsidRPr="00EF5240" w:rsidDel="00A334BE" w:rsidRDefault="00F24CF1" w:rsidP="00EF5240">
      <w:pPr>
        <w:rPr>
          <w:del w:id="298" w:author="John Palmer" w:date="2019-05-29T19:56:00Z"/>
          <w:rFonts w:eastAsia="Times New Roman"/>
          <w:lang w:eastAsia="en-GB"/>
        </w:rPr>
      </w:pPr>
    </w:p>
    <w:p w14:paraId="3C3668A2" w14:textId="474CE403" w:rsidR="00C8445E" w:rsidDel="00A334BE" w:rsidRDefault="00C8445E" w:rsidP="00B75336">
      <w:pPr>
        <w:pStyle w:val="Heading1"/>
        <w:rPr>
          <w:del w:id="299" w:author="John Palmer" w:date="2019-05-29T19:56:00Z"/>
          <w:rFonts w:eastAsia="Times New Roman"/>
          <w:lang w:eastAsia="en-GB"/>
        </w:rPr>
      </w:pPr>
      <w:del w:id="300" w:author="John Palmer" w:date="2019-05-29T19:56:00Z">
        <w:r w:rsidRPr="00C8445E" w:rsidDel="00A334BE">
          <w:rPr>
            <w:rFonts w:eastAsia="Times New Roman"/>
            <w:lang w:eastAsia="en-GB"/>
          </w:rPr>
          <w:delText>Putting it all together</w:delText>
        </w:r>
      </w:del>
    </w:p>
    <w:p w14:paraId="608670ED" w14:textId="6BD43455" w:rsidR="00B75336" w:rsidDel="00A334BE" w:rsidRDefault="00B75336" w:rsidP="00B75336">
      <w:pPr>
        <w:rPr>
          <w:del w:id="301" w:author="John Palmer" w:date="2019-05-29T19:56:00Z"/>
          <w:lang w:eastAsia="en-GB"/>
        </w:rPr>
      </w:pPr>
    </w:p>
    <w:p w14:paraId="47B1151D" w14:textId="64813F7F" w:rsidR="00B75336" w:rsidDel="00A334BE" w:rsidRDefault="00B75336" w:rsidP="00B75336">
      <w:pPr>
        <w:rPr>
          <w:del w:id="302" w:author="John Palmer" w:date="2019-05-29T19:56:00Z"/>
          <w:lang w:eastAsia="en-GB"/>
        </w:rPr>
      </w:pPr>
      <w:del w:id="303" w:author="John Palmer" w:date="2019-05-29T19:56:00Z">
        <w:r w:rsidDel="00A334BE">
          <w:rPr>
            <w:lang w:eastAsia="en-GB"/>
          </w:rPr>
          <w:delText>Some sort of roundup</w:delText>
        </w:r>
      </w:del>
    </w:p>
    <w:p w14:paraId="5F0C5ECA" w14:textId="789D4585" w:rsidR="00F24CF1" w:rsidRDefault="00F24CF1">
      <w:pPr>
        <w:rPr>
          <w:lang w:eastAsia="en-GB"/>
        </w:rPr>
      </w:pPr>
      <w:del w:id="304" w:author="John Palmer" w:date="2019-05-30T17:57:00Z">
        <w:r w:rsidDel="004606D6">
          <w:rPr>
            <w:lang w:eastAsia="en-GB"/>
          </w:rPr>
          <w:br w:type="page"/>
        </w:r>
      </w:del>
    </w:p>
    <w:p w14:paraId="4480ECDD" w14:textId="77777777" w:rsidR="00F24CF1" w:rsidRPr="00B75336" w:rsidRDefault="00F24CF1" w:rsidP="00B75336">
      <w:pPr>
        <w:rPr>
          <w:lang w:eastAsia="en-GB"/>
        </w:rPr>
      </w:pPr>
      <w:bookmarkStart w:id="305" w:name="_GoBack"/>
      <w:bookmarkEnd w:id="305"/>
    </w:p>
    <w:p w14:paraId="303928F9" w14:textId="4B49FD19" w:rsidR="00427ABC" w:rsidRDefault="00BE1326" w:rsidP="00BE1326">
      <w:pPr>
        <w:pStyle w:val="Heading1"/>
      </w:pPr>
      <w:r>
        <w:t>References</w:t>
      </w:r>
      <w:r w:rsidR="005413F2">
        <w:t xml:space="preserve"> (</w:t>
      </w:r>
      <w:r w:rsidR="005413F2" w:rsidRPr="005413F2">
        <w:rPr>
          <w:color w:val="FF0000"/>
        </w:rPr>
        <w:t>citations &amp; list need tidying)</w:t>
      </w:r>
    </w:p>
    <w:p w14:paraId="70DEDC1A" w14:textId="77777777" w:rsidR="00C214C1" w:rsidRPr="00C214C1" w:rsidRDefault="00BE1326" w:rsidP="00C214C1">
      <w:pPr>
        <w:pStyle w:val="Bibliography"/>
        <w:rPr>
          <w:rFonts w:cs="Calibri"/>
          <w:szCs w:val="24"/>
        </w:rPr>
      </w:pPr>
      <w:r>
        <w:fldChar w:fldCharType="begin"/>
      </w:r>
      <w:r>
        <w:instrText xml:space="preserve"> ADDIN ZOTERO_BIBL {"uncited":[],"omitted":[],"custom":[]} CSL_BIBLIOGRAPHY </w:instrText>
      </w:r>
      <w:r>
        <w:fldChar w:fldCharType="separate"/>
      </w:r>
      <w:r w:rsidR="00C214C1" w:rsidRPr="00C214C1">
        <w:rPr>
          <w:rFonts w:cs="Calibri"/>
          <w:szCs w:val="24"/>
        </w:rPr>
        <w:t xml:space="preserve">http://www.numpy.org/ (n.d.) </w:t>
      </w:r>
      <w:r w:rsidR="00C214C1" w:rsidRPr="00C214C1">
        <w:rPr>
          <w:rFonts w:cs="Calibri"/>
          <w:i/>
          <w:iCs/>
          <w:szCs w:val="24"/>
        </w:rPr>
        <w:t>NumPy</w:t>
      </w:r>
      <w:r w:rsidR="00C214C1" w:rsidRPr="00C214C1">
        <w:rPr>
          <w:rFonts w:cs="Calibri"/>
          <w:szCs w:val="24"/>
        </w:rPr>
        <w:t xml:space="preserve"> [Online]. (Accessed 24 March 2019).</w:t>
      </w:r>
    </w:p>
    <w:p w14:paraId="30AECC1B" w14:textId="77777777" w:rsidR="00C214C1" w:rsidRPr="00C214C1" w:rsidRDefault="00C214C1" w:rsidP="00C214C1">
      <w:pPr>
        <w:pStyle w:val="Bibliography"/>
        <w:rPr>
          <w:rFonts w:cs="Calibri"/>
          <w:szCs w:val="24"/>
        </w:rPr>
      </w:pPr>
      <w:r w:rsidRPr="00C214C1">
        <w:rPr>
          <w:rFonts w:cs="Calibri"/>
          <w:szCs w:val="24"/>
        </w:rPr>
        <w:t xml:space="preserve">Jupyter Notebooks (n.d.) </w:t>
      </w:r>
      <w:r w:rsidRPr="00C214C1">
        <w:rPr>
          <w:rFonts w:cs="Calibri"/>
          <w:i/>
          <w:iCs/>
          <w:szCs w:val="24"/>
        </w:rPr>
        <w:t>The Jupyter Notebook — Jupyter Notebook 5.7.6 documentation</w:t>
      </w:r>
      <w:r w:rsidRPr="00C214C1">
        <w:rPr>
          <w:rFonts w:cs="Calibri"/>
          <w:szCs w:val="24"/>
        </w:rPr>
        <w:t xml:space="preserve"> [Online]. Available at https://jupyter-notebook.readthedocs.io/en/stable/notebook.html (Accessed 13 March 2019).</w:t>
      </w:r>
    </w:p>
    <w:p w14:paraId="3CD8E89F" w14:textId="77777777" w:rsidR="00C214C1" w:rsidRPr="00C214C1" w:rsidRDefault="00C214C1" w:rsidP="00C214C1">
      <w:pPr>
        <w:pStyle w:val="Bibliography"/>
        <w:rPr>
          <w:rFonts w:cs="Calibri"/>
          <w:szCs w:val="24"/>
        </w:rPr>
      </w:pPr>
      <w:r w:rsidRPr="00C214C1">
        <w:rPr>
          <w:rFonts w:cs="Calibri"/>
          <w:szCs w:val="24"/>
        </w:rPr>
        <w:t xml:space="preserve">matplotlib (n.d.) </w:t>
      </w:r>
      <w:r w:rsidRPr="00C214C1">
        <w:rPr>
          <w:rFonts w:cs="Calibri"/>
          <w:i/>
          <w:iCs/>
          <w:szCs w:val="24"/>
        </w:rPr>
        <w:t>Matplotlib: Python plotting — Matplotlib 3.0.3 documentation</w:t>
      </w:r>
      <w:r w:rsidRPr="00C214C1">
        <w:rPr>
          <w:rFonts w:cs="Calibri"/>
          <w:szCs w:val="24"/>
        </w:rPr>
        <w:t xml:space="preserve"> [Online]. Available at https://matplotlib.org/ (Accessed 29 March 2019).</w:t>
      </w:r>
    </w:p>
    <w:p w14:paraId="6860FA2B" w14:textId="77777777" w:rsidR="00C214C1" w:rsidRPr="00C214C1" w:rsidRDefault="00C214C1" w:rsidP="00C214C1">
      <w:pPr>
        <w:pStyle w:val="Bibliography"/>
        <w:rPr>
          <w:rFonts w:cs="Calibri"/>
          <w:szCs w:val="24"/>
        </w:rPr>
      </w:pPr>
      <w:r w:rsidRPr="00C214C1">
        <w:rPr>
          <w:rFonts w:cs="Calibri"/>
          <w:szCs w:val="24"/>
        </w:rPr>
        <w:t xml:space="preserve">PSF (n.d.) </w:t>
      </w:r>
      <w:r w:rsidRPr="00C214C1">
        <w:rPr>
          <w:rFonts w:cs="Calibri"/>
          <w:i/>
          <w:iCs/>
          <w:szCs w:val="24"/>
        </w:rPr>
        <w:t>Python Software Foundation</w:t>
      </w:r>
      <w:r w:rsidRPr="00C214C1">
        <w:rPr>
          <w:rFonts w:cs="Calibri"/>
          <w:szCs w:val="24"/>
        </w:rPr>
        <w:t xml:space="preserve"> [Online]. Available at https://www.python.org/psf/ (Accessed 24 March 2019b).</w:t>
      </w:r>
    </w:p>
    <w:p w14:paraId="6B6A3EBA" w14:textId="77777777" w:rsidR="00C214C1" w:rsidRPr="00C214C1" w:rsidRDefault="00C214C1" w:rsidP="00C214C1">
      <w:pPr>
        <w:pStyle w:val="Bibliography"/>
        <w:rPr>
          <w:rFonts w:cs="Calibri"/>
          <w:szCs w:val="24"/>
        </w:rPr>
      </w:pPr>
      <w:r w:rsidRPr="00C214C1">
        <w:rPr>
          <w:rFonts w:cs="Calibri"/>
          <w:szCs w:val="24"/>
        </w:rPr>
        <w:t xml:space="preserve">Python Docs (n.d.) </w:t>
      </w:r>
      <w:r w:rsidRPr="00C214C1">
        <w:rPr>
          <w:rFonts w:cs="Calibri"/>
          <w:i/>
          <w:iCs/>
          <w:szCs w:val="24"/>
        </w:rPr>
        <w:t>Python Docs</w:t>
      </w:r>
      <w:r w:rsidRPr="00C214C1">
        <w:rPr>
          <w:rFonts w:cs="Calibri"/>
          <w:szCs w:val="24"/>
        </w:rPr>
        <w:t xml:space="preserve"> [Online]. Available at https://www.python.org/doc/ (Accessed 24 March 2019a).</w:t>
      </w:r>
    </w:p>
    <w:p w14:paraId="65F5501E" w14:textId="77777777" w:rsidR="00C214C1" w:rsidRPr="00C214C1" w:rsidRDefault="00C214C1" w:rsidP="00C214C1">
      <w:pPr>
        <w:pStyle w:val="Bibliography"/>
        <w:rPr>
          <w:rFonts w:cs="Calibri"/>
          <w:szCs w:val="24"/>
        </w:rPr>
      </w:pPr>
      <w:r w:rsidRPr="00C214C1">
        <w:rPr>
          <w:rFonts w:cs="Calibri"/>
          <w:szCs w:val="24"/>
        </w:rPr>
        <w:t xml:space="preserve">SciPy.org (n.d.) </w:t>
      </w:r>
      <w:r w:rsidRPr="00C214C1">
        <w:rPr>
          <w:rFonts w:cs="Calibri"/>
          <w:i/>
          <w:iCs/>
          <w:szCs w:val="24"/>
        </w:rPr>
        <w:t>Overview — NumPy v1.16 Manual</w:t>
      </w:r>
      <w:r w:rsidRPr="00C214C1">
        <w:rPr>
          <w:rFonts w:cs="Calibri"/>
          <w:szCs w:val="24"/>
        </w:rPr>
        <w:t xml:space="preserve"> [Online]. Available at https://docs.scipy.org/doc/numpy-1.16.1/ (Accessed 28 March 2019).</w:t>
      </w:r>
    </w:p>
    <w:p w14:paraId="4D080356" w14:textId="0F0F7421" w:rsidR="00BE1326" w:rsidRDefault="00BE1326" w:rsidP="00BE1326">
      <w:r>
        <w:fldChar w:fldCharType="end"/>
      </w:r>
    </w:p>
    <w:p w14:paraId="7559A148" w14:textId="4933BA08" w:rsidR="00582CEF" w:rsidRDefault="00582CEF" w:rsidP="00582CEF">
      <w:pPr>
        <w:pStyle w:val="Heading1"/>
      </w:pPr>
      <w:r>
        <w:t>Bibliography</w:t>
      </w:r>
    </w:p>
    <w:p w14:paraId="3156AB98" w14:textId="0436CBA7" w:rsidR="00582CEF" w:rsidRPr="00582CEF" w:rsidRDefault="00582CEF" w:rsidP="00582CEF">
      <w:pPr>
        <w:spacing w:line="240" w:lineRule="auto"/>
        <w:rPr>
          <w:rFonts w:asciiTheme="majorHAnsi" w:eastAsia="Times New Roman" w:hAnsiTheme="majorHAnsi" w:cstheme="majorHAnsi"/>
          <w:sz w:val="24"/>
          <w:szCs w:val="24"/>
          <w:lang w:eastAsia="en-GB"/>
        </w:rPr>
      </w:pPr>
      <w:r w:rsidRPr="00582CEF">
        <w:rPr>
          <w:rFonts w:asciiTheme="majorHAnsi" w:eastAsia="Times New Roman" w:hAnsiTheme="majorHAnsi" w:cstheme="majorHAnsi"/>
          <w:sz w:val="24"/>
          <w:szCs w:val="24"/>
          <w:lang w:eastAsia="en-GB"/>
        </w:rPr>
        <w:t xml:space="preserve">Kazarinoff, P. (2018) </w:t>
      </w:r>
      <w:r w:rsidRPr="00582CEF">
        <w:rPr>
          <w:rFonts w:asciiTheme="majorHAnsi" w:eastAsia="Times New Roman" w:hAnsiTheme="majorHAnsi" w:cstheme="majorHAnsi"/>
          <w:i/>
          <w:iCs/>
          <w:sz w:val="24"/>
          <w:szCs w:val="24"/>
          <w:lang w:eastAsia="en-GB"/>
        </w:rPr>
        <w:t>Problem Solving with Python 3.6 Edition: A beginner’s guide to Python &amp; open-source programming tools</w:t>
      </w:r>
      <w:r w:rsidRPr="00582CEF">
        <w:rPr>
          <w:rFonts w:asciiTheme="majorHAnsi" w:eastAsia="Times New Roman" w:hAnsiTheme="majorHAnsi" w:cstheme="majorHAnsi"/>
          <w:sz w:val="24"/>
          <w:szCs w:val="24"/>
          <w:lang w:eastAsia="en-GB"/>
        </w:rPr>
        <w:t xml:space="preserve">, [Online]. Available at </w:t>
      </w:r>
      <w:r w:rsidR="00607A0E">
        <w:fldChar w:fldCharType="begin"/>
      </w:r>
      <w:r w:rsidR="00607A0E">
        <w:instrText xml:space="preserve"> HYPERLINK "https://problemsolvingwithpython.com" </w:instrText>
      </w:r>
      <w:r w:rsidR="00607A0E">
        <w:fldChar w:fldCharType="separate"/>
      </w:r>
      <w:r w:rsidRPr="00582CEF">
        <w:rPr>
          <w:rFonts w:asciiTheme="majorHAnsi" w:eastAsia="Times New Roman" w:hAnsiTheme="majorHAnsi" w:cstheme="majorHAnsi"/>
          <w:color w:val="0000FF"/>
          <w:sz w:val="24"/>
          <w:szCs w:val="24"/>
          <w:u w:val="single"/>
          <w:lang w:eastAsia="en-GB"/>
        </w:rPr>
        <w:t>https://problemsolvingwithpython.com</w:t>
      </w:r>
      <w:r w:rsidR="00607A0E">
        <w:rPr>
          <w:rFonts w:asciiTheme="majorHAnsi" w:eastAsia="Times New Roman" w:hAnsiTheme="majorHAnsi" w:cstheme="majorHAnsi"/>
          <w:color w:val="0000FF"/>
          <w:sz w:val="24"/>
          <w:szCs w:val="24"/>
          <w:u w:val="single"/>
          <w:lang w:eastAsia="en-GB"/>
        </w:rPr>
        <w:fldChar w:fldCharType="end"/>
      </w:r>
      <w:r w:rsidRPr="00582CEF">
        <w:rPr>
          <w:rFonts w:asciiTheme="majorHAnsi" w:eastAsia="Times New Roman" w:hAnsiTheme="majorHAnsi" w:cstheme="majorHAnsi"/>
          <w:sz w:val="24"/>
          <w:szCs w:val="24"/>
          <w:lang w:eastAsia="en-GB"/>
        </w:rPr>
        <w:t>.</w:t>
      </w:r>
    </w:p>
    <w:p w14:paraId="6501A5C2" w14:textId="77777777" w:rsidR="00582CEF" w:rsidRPr="00582CEF" w:rsidRDefault="00582CEF" w:rsidP="00582CEF">
      <w:pPr>
        <w:spacing w:line="240" w:lineRule="auto"/>
        <w:rPr>
          <w:rFonts w:asciiTheme="majorHAnsi" w:eastAsia="Times New Roman" w:hAnsiTheme="majorHAnsi" w:cstheme="majorHAnsi"/>
          <w:sz w:val="24"/>
          <w:szCs w:val="24"/>
          <w:lang w:eastAsia="en-GB"/>
        </w:rPr>
      </w:pPr>
      <w:r w:rsidRPr="00582CEF">
        <w:rPr>
          <w:rFonts w:asciiTheme="majorHAnsi" w:eastAsia="Times New Roman" w:hAnsiTheme="majorHAnsi" w:cstheme="majorHAnsi"/>
          <w:sz w:val="24"/>
          <w:szCs w:val="24"/>
          <w:lang w:eastAsia="en-GB"/>
        </w:rPr>
        <w:t xml:space="preserve">Kinder, J. M. and Nelson, P. (2015) </w:t>
      </w:r>
      <w:r w:rsidRPr="00582CEF">
        <w:rPr>
          <w:rFonts w:asciiTheme="majorHAnsi" w:eastAsia="Times New Roman" w:hAnsiTheme="majorHAnsi" w:cstheme="majorHAnsi"/>
          <w:i/>
          <w:iCs/>
          <w:sz w:val="24"/>
          <w:szCs w:val="24"/>
          <w:lang w:eastAsia="en-GB"/>
        </w:rPr>
        <w:t>A Student’s guide to PYTHON for physical modelling</w:t>
      </w:r>
      <w:r w:rsidRPr="00582CEF">
        <w:rPr>
          <w:rFonts w:asciiTheme="majorHAnsi" w:eastAsia="Times New Roman" w:hAnsiTheme="majorHAnsi" w:cstheme="majorHAnsi"/>
          <w:sz w:val="24"/>
          <w:szCs w:val="24"/>
          <w:lang w:eastAsia="en-GB"/>
        </w:rPr>
        <w:t>, Princeton and Oxford, Princeton University Press.</w:t>
      </w:r>
    </w:p>
    <w:p w14:paraId="0B40DE85" w14:textId="77777777" w:rsidR="00582CEF" w:rsidRPr="00582CEF" w:rsidRDefault="00582CEF" w:rsidP="00582CEF">
      <w:pPr>
        <w:spacing w:line="240" w:lineRule="auto"/>
        <w:rPr>
          <w:rFonts w:asciiTheme="majorHAnsi" w:eastAsia="Times New Roman" w:hAnsiTheme="majorHAnsi" w:cstheme="majorHAnsi"/>
          <w:sz w:val="24"/>
          <w:szCs w:val="24"/>
          <w:lang w:eastAsia="en-GB"/>
        </w:rPr>
      </w:pPr>
      <w:r w:rsidRPr="00582CEF">
        <w:rPr>
          <w:rFonts w:asciiTheme="majorHAnsi" w:eastAsia="Times New Roman" w:hAnsiTheme="majorHAnsi" w:cstheme="majorHAnsi"/>
          <w:sz w:val="24"/>
          <w:szCs w:val="24"/>
          <w:lang w:eastAsia="en-GB"/>
        </w:rPr>
        <w:t xml:space="preserve">Mckinney, W. (2012) </w:t>
      </w:r>
      <w:r w:rsidRPr="00582CEF">
        <w:rPr>
          <w:rFonts w:asciiTheme="majorHAnsi" w:eastAsia="Times New Roman" w:hAnsiTheme="majorHAnsi" w:cstheme="majorHAnsi"/>
          <w:i/>
          <w:iCs/>
          <w:sz w:val="24"/>
          <w:szCs w:val="24"/>
          <w:lang w:eastAsia="en-GB"/>
        </w:rPr>
        <w:t>Python for Data Analysis: Data Wrangling with Pandas, NumPy, and IPython</w:t>
      </w:r>
      <w:r w:rsidRPr="00582CEF">
        <w:rPr>
          <w:rFonts w:asciiTheme="majorHAnsi" w:eastAsia="Times New Roman" w:hAnsiTheme="majorHAnsi" w:cstheme="majorHAnsi"/>
          <w:sz w:val="24"/>
          <w:szCs w:val="24"/>
          <w:lang w:eastAsia="en-GB"/>
        </w:rPr>
        <w:t>, Sebastopol, O’Reilly Media.</w:t>
      </w:r>
    </w:p>
    <w:p w14:paraId="52A53C07" w14:textId="77777777" w:rsidR="00582CEF" w:rsidRPr="00582CEF" w:rsidRDefault="00582CEF" w:rsidP="00582CEF">
      <w:pPr>
        <w:spacing w:line="240" w:lineRule="auto"/>
        <w:rPr>
          <w:rFonts w:asciiTheme="majorHAnsi" w:eastAsia="Times New Roman" w:hAnsiTheme="majorHAnsi" w:cstheme="majorHAnsi"/>
          <w:sz w:val="24"/>
          <w:szCs w:val="24"/>
          <w:lang w:eastAsia="en-GB"/>
        </w:rPr>
      </w:pPr>
      <w:r w:rsidRPr="00582CEF">
        <w:rPr>
          <w:rFonts w:asciiTheme="majorHAnsi" w:eastAsia="Times New Roman" w:hAnsiTheme="majorHAnsi" w:cstheme="majorHAnsi"/>
          <w:sz w:val="24"/>
          <w:szCs w:val="24"/>
          <w:lang w:eastAsia="en-GB"/>
        </w:rPr>
        <w:t xml:space="preserve">Saunders, M. (2017) </w:t>
      </w:r>
      <w:r w:rsidRPr="00582CEF">
        <w:rPr>
          <w:rFonts w:asciiTheme="majorHAnsi" w:eastAsia="Times New Roman" w:hAnsiTheme="majorHAnsi" w:cstheme="majorHAnsi"/>
          <w:i/>
          <w:iCs/>
          <w:sz w:val="24"/>
          <w:szCs w:val="24"/>
          <w:lang w:eastAsia="en-GB"/>
        </w:rPr>
        <w:t>Coding, Computer programming (beginners onward)</w:t>
      </w:r>
      <w:r w:rsidRPr="00582CEF">
        <w:rPr>
          <w:rFonts w:asciiTheme="majorHAnsi" w:eastAsia="Times New Roman" w:hAnsiTheme="majorHAnsi" w:cstheme="majorHAnsi"/>
          <w:sz w:val="24"/>
          <w:szCs w:val="24"/>
          <w:lang w:eastAsia="en-GB"/>
        </w:rPr>
        <w:t>, Yeovil, Haynes Publishing.</w:t>
      </w:r>
    </w:p>
    <w:p w14:paraId="27FCBCB9" w14:textId="77777777" w:rsidR="00582CEF" w:rsidRPr="00582CEF" w:rsidRDefault="00582CEF" w:rsidP="00582CEF">
      <w:pPr>
        <w:spacing w:after="0" w:line="240" w:lineRule="auto"/>
        <w:rPr>
          <w:rFonts w:asciiTheme="majorHAnsi" w:eastAsia="Times New Roman" w:hAnsiTheme="majorHAnsi" w:cstheme="majorHAnsi"/>
          <w:sz w:val="24"/>
          <w:szCs w:val="24"/>
          <w:lang w:eastAsia="en-GB"/>
        </w:rPr>
      </w:pPr>
      <w:r w:rsidRPr="00582CEF">
        <w:rPr>
          <w:rFonts w:asciiTheme="majorHAnsi" w:eastAsia="Times New Roman" w:hAnsiTheme="majorHAnsi" w:cstheme="majorHAnsi"/>
          <w:sz w:val="24"/>
          <w:szCs w:val="24"/>
          <w:lang w:eastAsia="en-GB"/>
        </w:rPr>
        <w:t xml:space="preserve">Scopatz, A. and Huff, K. D. (2015) </w:t>
      </w:r>
      <w:r w:rsidRPr="00582CEF">
        <w:rPr>
          <w:rFonts w:asciiTheme="majorHAnsi" w:eastAsia="Times New Roman" w:hAnsiTheme="majorHAnsi" w:cstheme="majorHAnsi"/>
          <w:i/>
          <w:iCs/>
          <w:sz w:val="24"/>
          <w:szCs w:val="24"/>
          <w:lang w:eastAsia="en-GB"/>
        </w:rPr>
        <w:t>Effective Computation in Physics: Field Guide to Research with Python</w:t>
      </w:r>
      <w:r w:rsidRPr="00582CEF">
        <w:rPr>
          <w:rFonts w:asciiTheme="majorHAnsi" w:eastAsia="Times New Roman" w:hAnsiTheme="majorHAnsi" w:cstheme="majorHAnsi"/>
          <w:sz w:val="24"/>
          <w:szCs w:val="24"/>
          <w:lang w:eastAsia="en-GB"/>
        </w:rPr>
        <w:t>, Sebastopol, O’Reilly Media.</w:t>
      </w:r>
    </w:p>
    <w:p w14:paraId="60748FC2" w14:textId="77777777" w:rsidR="00582CEF" w:rsidRPr="00BE1326" w:rsidRDefault="00582CEF" w:rsidP="00BE1326"/>
    <w:sectPr w:rsidR="00582CEF" w:rsidRPr="00BE1326" w:rsidSect="00B8182D">
      <w:pgSz w:w="11906" w:h="16838"/>
      <w:pgMar w:top="1440" w:right="1440" w:bottom="1440" w:left="1440" w:header="708" w:footer="708" w:gutter="0"/>
      <w:cols w:space="708"/>
      <w:docGrid w:linePitch="360"/>
      <w:sectPrChange w:id="306" w:author="John Palmer" w:date="2019-05-30T17:28:00Z">
        <w:sectPr w:rsidR="00582CEF" w:rsidRPr="00BE1326" w:rsidSect="00B8182D">
          <w:pgMar w:top="1440" w:right="1440" w:bottom="1440" w:left="1440" w:header="708" w:footer="708"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8" w:author="John Palmer" w:date="2019-03-24T13:40:00Z" w:initials="JP">
    <w:p w14:paraId="551BEBEC" w14:textId="77777777" w:rsidR="00607A0E" w:rsidRDefault="00607A0E">
      <w:pPr>
        <w:pStyle w:val="CommentText"/>
        <w:rPr>
          <w:noProof/>
        </w:rPr>
      </w:pPr>
      <w:r>
        <w:rPr>
          <w:rStyle w:val="CommentReference"/>
        </w:rPr>
        <w:annotationRef/>
      </w:r>
    </w:p>
    <w:p w14:paraId="125EB3E7" w14:textId="4CCEFCE5" w:rsidR="00607A0E" w:rsidRDefault="00607A0E">
      <w:pPr>
        <w:pStyle w:val="CommentText"/>
      </w:pPr>
      <w:r>
        <w:rPr>
          <w:noProof/>
        </w:rPr>
        <w:t>It would be nice to annotate the output image with numbers and relate those numbers to tis list - use anumbered list. For some reason my Word won't produce a numbered list it just assumes I'm adding a new section - computers, don't you just love 'em!</w:t>
      </w:r>
    </w:p>
  </w:comment>
  <w:comment w:id="237" w:author="John Palmer" w:date="2019-03-26T18:13:00Z" w:initials="JP">
    <w:p w14:paraId="4F74783A" w14:textId="50FD73C4" w:rsidR="00607A0E" w:rsidRDefault="00607A0E">
      <w:pPr>
        <w:pStyle w:val="CommentText"/>
      </w:pPr>
      <w:r>
        <w:rPr>
          <w:rStyle w:val="CommentReference"/>
        </w:rPr>
        <w:annotationRef/>
      </w:r>
      <w:r>
        <w:rPr>
          <w:noProof/>
        </w:rPr>
        <w:t>Might be better to do numPy arrays, access and manipulation in a separate sub-section here</w:t>
      </w:r>
    </w:p>
  </w:comment>
  <w:comment w:id="276" w:author="John Palmer" w:date="2019-03-24T17:08:00Z" w:initials="JP">
    <w:p w14:paraId="34F1130F" w14:textId="501AB5B9" w:rsidR="00607A0E" w:rsidRDefault="00607A0E">
      <w:pPr>
        <w:pStyle w:val="CommentText"/>
      </w:pPr>
      <w:r>
        <w:rPr>
          <w:rStyle w:val="CommentReference"/>
        </w:rPr>
        <w:annotationRef/>
      </w:r>
      <w:r>
        <w:rPr>
          <w:noProof/>
        </w:rPr>
        <w:t>Is going into the technicalities of namespaces going a bit too far?</w:t>
      </w:r>
    </w:p>
  </w:comment>
  <w:comment w:id="284" w:author="John Palmer" w:date="2019-03-29T10:57:00Z" w:initials="JP">
    <w:p w14:paraId="581EC8F4" w14:textId="2C7C70CD" w:rsidR="00607A0E" w:rsidRDefault="00607A0E">
      <w:pPr>
        <w:pStyle w:val="CommentText"/>
      </w:pPr>
      <w:r>
        <w:rPr>
          <w:rStyle w:val="CommentReference"/>
        </w:rPr>
        <w:annotationRef/>
      </w:r>
      <w:r>
        <w:rPr>
          <w:noProof/>
        </w:rPr>
        <w:t>Need to im up on where we can store example files - OpenStudio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5EB3E7" w15:done="0"/>
  <w15:commentEx w15:paraId="4F74783A" w15:done="0"/>
  <w15:commentEx w15:paraId="34F1130F" w15:done="0"/>
  <w15:commentEx w15:paraId="581EC8F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5EB3E7" w16cid:durableId="20420765"/>
  <w16cid:commentId w16cid:paraId="4F74783A" w16cid:durableId="2044EA40"/>
  <w16cid:commentId w16cid:paraId="34F1130F" w16cid:durableId="2042380A"/>
  <w16cid:commentId w16cid:paraId="581EC8F4" w16cid:durableId="204878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965CB" w14:textId="77777777" w:rsidR="00AA284C" w:rsidRDefault="00AA284C" w:rsidP="00323BB0">
      <w:pPr>
        <w:spacing w:after="0" w:line="240" w:lineRule="auto"/>
      </w:pPr>
      <w:r>
        <w:separator/>
      </w:r>
    </w:p>
  </w:endnote>
  <w:endnote w:type="continuationSeparator" w:id="0">
    <w:p w14:paraId="3DA3246B" w14:textId="77777777" w:rsidR="00AA284C" w:rsidRDefault="00AA284C" w:rsidP="00323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6E5BE" w14:textId="77777777" w:rsidR="00AA284C" w:rsidRDefault="00AA284C" w:rsidP="00323BB0">
      <w:pPr>
        <w:spacing w:after="0" w:line="240" w:lineRule="auto"/>
      </w:pPr>
      <w:r>
        <w:separator/>
      </w:r>
    </w:p>
  </w:footnote>
  <w:footnote w:type="continuationSeparator" w:id="0">
    <w:p w14:paraId="2F06A4E8" w14:textId="77777777" w:rsidR="00AA284C" w:rsidRDefault="00AA284C" w:rsidP="00323B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90E57"/>
    <w:multiLevelType w:val="multilevel"/>
    <w:tmpl w:val="A5DA0F82"/>
    <w:lvl w:ilvl="0">
      <w:start w:val="1"/>
      <w:numFmt w:val="decimal"/>
      <w:lvlText w:val="%1."/>
      <w:lvlJc w:val="left"/>
      <w:pPr>
        <w:tabs>
          <w:tab w:val="num" w:pos="3053"/>
        </w:tabs>
        <w:ind w:left="3053" w:hanging="360"/>
      </w:pPr>
    </w:lvl>
    <w:lvl w:ilvl="1" w:tentative="1">
      <w:start w:val="1"/>
      <w:numFmt w:val="decimal"/>
      <w:lvlText w:val="%2."/>
      <w:lvlJc w:val="left"/>
      <w:pPr>
        <w:tabs>
          <w:tab w:val="num" w:pos="3773"/>
        </w:tabs>
        <w:ind w:left="3773" w:hanging="360"/>
      </w:pPr>
    </w:lvl>
    <w:lvl w:ilvl="2" w:tentative="1">
      <w:start w:val="1"/>
      <w:numFmt w:val="decimal"/>
      <w:lvlText w:val="%3."/>
      <w:lvlJc w:val="left"/>
      <w:pPr>
        <w:tabs>
          <w:tab w:val="num" w:pos="4493"/>
        </w:tabs>
        <w:ind w:left="4493" w:hanging="360"/>
      </w:pPr>
    </w:lvl>
    <w:lvl w:ilvl="3" w:tentative="1">
      <w:start w:val="1"/>
      <w:numFmt w:val="decimal"/>
      <w:lvlText w:val="%4."/>
      <w:lvlJc w:val="left"/>
      <w:pPr>
        <w:tabs>
          <w:tab w:val="num" w:pos="5213"/>
        </w:tabs>
        <w:ind w:left="5213" w:hanging="360"/>
      </w:pPr>
    </w:lvl>
    <w:lvl w:ilvl="4" w:tentative="1">
      <w:start w:val="1"/>
      <w:numFmt w:val="decimal"/>
      <w:lvlText w:val="%5."/>
      <w:lvlJc w:val="left"/>
      <w:pPr>
        <w:tabs>
          <w:tab w:val="num" w:pos="5933"/>
        </w:tabs>
        <w:ind w:left="5933" w:hanging="360"/>
      </w:pPr>
    </w:lvl>
    <w:lvl w:ilvl="5" w:tentative="1">
      <w:start w:val="1"/>
      <w:numFmt w:val="decimal"/>
      <w:lvlText w:val="%6."/>
      <w:lvlJc w:val="left"/>
      <w:pPr>
        <w:tabs>
          <w:tab w:val="num" w:pos="6653"/>
        </w:tabs>
        <w:ind w:left="6653" w:hanging="360"/>
      </w:pPr>
    </w:lvl>
    <w:lvl w:ilvl="6" w:tentative="1">
      <w:start w:val="1"/>
      <w:numFmt w:val="decimal"/>
      <w:lvlText w:val="%7."/>
      <w:lvlJc w:val="left"/>
      <w:pPr>
        <w:tabs>
          <w:tab w:val="num" w:pos="7373"/>
        </w:tabs>
        <w:ind w:left="7373" w:hanging="360"/>
      </w:pPr>
    </w:lvl>
    <w:lvl w:ilvl="7" w:tentative="1">
      <w:start w:val="1"/>
      <w:numFmt w:val="decimal"/>
      <w:lvlText w:val="%8."/>
      <w:lvlJc w:val="left"/>
      <w:pPr>
        <w:tabs>
          <w:tab w:val="num" w:pos="8093"/>
        </w:tabs>
        <w:ind w:left="8093" w:hanging="360"/>
      </w:pPr>
    </w:lvl>
    <w:lvl w:ilvl="8" w:tentative="1">
      <w:start w:val="1"/>
      <w:numFmt w:val="decimal"/>
      <w:lvlText w:val="%9."/>
      <w:lvlJc w:val="left"/>
      <w:pPr>
        <w:tabs>
          <w:tab w:val="num" w:pos="8813"/>
        </w:tabs>
        <w:ind w:left="8813" w:hanging="360"/>
      </w:pPr>
    </w:lvl>
  </w:abstractNum>
  <w:abstractNum w:abstractNumId="1" w15:restartNumberingAfterBreak="0">
    <w:nsid w:val="02174A74"/>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20502"/>
    <w:multiLevelType w:val="multilevel"/>
    <w:tmpl w:val="8C0AE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E21EB"/>
    <w:multiLevelType w:val="multilevel"/>
    <w:tmpl w:val="BBD44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B41448"/>
    <w:multiLevelType w:val="multilevel"/>
    <w:tmpl w:val="A60E0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CF1C80"/>
    <w:multiLevelType w:val="hybridMultilevel"/>
    <w:tmpl w:val="48E4D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A41655"/>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D43B09"/>
    <w:multiLevelType w:val="hybridMultilevel"/>
    <w:tmpl w:val="2040A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6C317E1"/>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7B464E"/>
    <w:multiLevelType w:val="multilevel"/>
    <w:tmpl w:val="A20AE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FC097B"/>
    <w:multiLevelType w:val="multilevel"/>
    <w:tmpl w:val="B24EE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0166A7"/>
    <w:multiLevelType w:val="hybridMultilevel"/>
    <w:tmpl w:val="A080B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D400A8"/>
    <w:multiLevelType w:val="multilevel"/>
    <w:tmpl w:val="DB7EF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82775B"/>
    <w:multiLevelType w:val="multilevel"/>
    <w:tmpl w:val="6120841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6183CBC"/>
    <w:multiLevelType w:val="hybridMultilevel"/>
    <w:tmpl w:val="7AF0A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79E447C"/>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401115"/>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D47F61"/>
    <w:multiLevelType w:val="hybridMultilevel"/>
    <w:tmpl w:val="E442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222F9D"/>
    <w:multiLevelType w:val="multilevel"/>
    <w:tmpl w:val="C010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62438E"/>
    <w:multiLevelType w:val="hybridMultilevel"/>
    <w:tmpl w:val="C330A5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F401882"/>
    <w:multiLevelType w:val="hybridMultilevel"/>
    <w:tmpl w:val="CE4E10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07D0837"/>
    <w:multiLevelType w:val="multilevel"/>
    <w:tmpl w:val="C7720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137E93"/>
    <w:multiLevelType w:val="multilevel"/>
    <w:tmpl w:val="614E5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19242E"/>
    <w:multiLevelType w:val="hybridMultilevel"/>
    <w:tmpl w:val="452CF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441119C"/>
    <w:multiLevelType w:val="multilevel"/>
    <w:tmpl w:val="7432F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EB3471"/>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913564"/>
    <w:multiLevelType w:val="multilevel"/>
    <w:tmpl w:val="06BA7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6044BB"/>
    <w:multiLevelType w:val="multilevel"/>
    <w:tmpl w:val="E54AC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984A21"/>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684823"/>
    <w:multiLevelType w:val="hybridMultilevel"/>
    <w:tmpl w:val="74FEC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4B71317"/>
    <w:multiLevelType w:val="multilevel"/>
    <w:tmpl w:val="0656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DF3CA2"/>
    <w:multiLevelType w:val="multilevel"/>
    <w:tmpl w:val="AB9E6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890F67"/>
    <w:multiLevelType w:val="multilevel"/>
    <w:tmpl w:val="406CE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C06813"/>
    <w:multiLevelType w:val="multilevel"/>
    <w:tmpl w:val="E1E6D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E61FCC"/>
    <w:multiLevelType w:val="multilevel"/>
    <w:tmpl w:val="36860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9E25B25"/>
    <w:multiLevelType w:val="multilevel"/>
    <w:tmpl w:val="DFC4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AA86C86"/>
    <w:multiLevelType w:val="multilevel"/>
    <w:tmpl w:val="4D18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22308A"/>
    <w:multiLevelType w:val="multilevel"/>
    <w:tmpl w:val="B81C8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417DA6"/>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D82F73"/>
    <w:multiLevelType w:val="multilevel"/>
    <w:tmpl w:val="0E867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802ED0"/>
    <w:multiLevelType w:val="multilevel"/>
    <w:tmpl w:val="5596C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1AC1D4E"/>
    <w:multiLevelType w:val="multilevel"/>
    <w:tmpl w:val="C810A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71F2E92"/>
    <w:multiLevelType w:val="multilevel"/>
    <w:tmpl w:val="97D8B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7DD27B7"/>
    <w:multiLevelType w:val="multilevel"/>
    <w:tmpl w:val="C66A4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435FE5"/>
    <w:multiLevelType w:val="multilevel"/>
    <w:tmpl w:val="241CC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772BFF"/>
    <w:multiLevelType w:val="multilevel"/>
    <w:tmpl w:val="33FA8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D9F2121"/>
    <w:multiLevelType w:val="multilevel"/>
    <w:tmpl w:val="3D6E3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18364AB"/>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280721"/>
    <w:multiLevelType w:val="multilevel"/>
    <w:tmpl w:val="743EC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CF1366"/>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FA668A"/>
    <w:multiLevelType w:val="multilevel"/>
    <w:tmpl w:val="29BEB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1E0716"/>
    <w:multiLevelType w:val="hybridMultilevel"/>
    <w:tmpl w:val="ED383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71514EC"/>
    <w:multiLevelType w:val="multilevel"/>
    <w:tmpl w:val="B7EEA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8563043"/>
    <w:multiLevelType w:val="multilevel"/>
    <w:tmpl w:val="F19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8632044"/>
    <w:multiLevelType w:val="multilevel"/>
    <w:tmpl w:val="06F68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8C221E"/>
    <w:multiLevelType w:val="multilevel"/>
    <w:tmpl w:val="11263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C2845A8"/>
    <w:multiLevelType w:val="multilevel"/>
    <w:tmpl w:val="DBF87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C8A56D3"/>
    <w:multiLevelType w:val="hybridMultilevel"/>
    <w:tmpl w:val="2D88F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233098F"/>
    <w:multiLevelType w:val="hybridMultilevel"/>
    <w:tmpl w:val="ED4C1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28723DB"/>
    <w:multiLevelType w:val="multilevel"/>
    <w:tmpl w:val="84D2F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B860DE"/>
    <w:multiLevelType w:val="multilevel"/>
    <w:tmpl w:val="B9E0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7834997"/>
    <w:multiLevelType w:val="multilevel"/>
    <w:tmpl w:val="F9747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9356412"/>
    <w:multiLevelType w:val="multilevel"/>
    <w:tmpl w:val="BA5C0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954140C"/>
    <w:multiLevelType w:val="multilevel"/>
    <w:tmpl w:val="8D661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BC52B2E"/>
    <w:multiLevelType w:val="multilevel"/>
    <w:tmpl w:val="63E27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C0E1A57"/>
    <w:multiLevelType w:val="multilevel"/>
    <w:tmpl w:val="693C8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C6B1B52"/>
    <w:multiLevelType w:val="multilevel"/>
    <w:tmpl w:val="A754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885A83"/>
    <w:multiLevelType w:val="multilevel"/>
    <w:tmpl w:val="3D08A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4621D16"/>
    <w:multiLevelType w:val="multilevel"/>
    <w:tmpl w:val="050E3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7777020"/>
    <w:multiLevelType w:val="multilevel"/>
    <w:tmpl w:val="879AA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7985CBB"/>
    <w:multiLevelType w:val="multilevel"/>
    <w:tmpl w:val="5EF09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9A80170"/>
    <w:multiLevelType w:val="hybridMultilevel"/>
    <w:tmpl w:val="A9106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A0737D3"/>
    <w:multiLevelType w:val="hybridMultilevel"/>
    <w:tmpl w:val="CC1CC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7D8D58DB"/>
    <w:multiLevelType w:val="multilevel"/>
    <w:tmpl w:val="495A8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F69212D"/>
    <w:multiLevelType w:val="multilevel"/>
    <w:tmpl w:val="D1924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73"/>
  </w:num>
  <w:num w:numId="3">
    <w:abstractNumId w:val="40"/>
  </w:num>
  <w:num w:numId="4">
    <w:abstractNumId w:val="66"/>
  </w:num>
  <w:num w:numId="5">
    <w:abstractNumId w:val="36"/>
  </w:num>
  <w:num w:numId="6">
    <w:abstractNumId w:val="13"/>
  </w:num>
  <w:num w:numId="7">
    <w:abstractNumId w:val="20"/>
  </w:num>
  <w:num w:numId="8">
    <w:abstractNumId w:val="69"/>
  </w:num>
  <w:num w:numId="9">
    <w:abstractNumId w:val="50"/>
  </w:num>
  <w:num w:numId="10">
    <w:abstractNumId w:val="0"/>
  </w:num>
  <w:num w:numId="11">
    <w:abstractNumId w:val="9"/>
  </w:num>
  <w:num w:numId="12">
    <w:abstractNumId w:val="4"/>
  </w:num>
  <w:num w:numId="13">
    <w:abstractNumId w:val="56"/>
  </w:num>
  <w:num w:numId="14">
    <w:abstractNumId w:val="24"/>
  </w:num>
  <w:num w:numId="15">
    <w:abstractNumId w:val="52"/>
  </w:num>
  <w:num w:numId="16">
    <w:abstractNumId w:val="74"/>
  </w:num>
  <w:num w:numId="17">
    <w:abstractNumId w:val="63"/>
  </w:num>
  <w:num w:numId="18">
    <w:abstractNumId w:val="32"/>
  </w:num>
  <w:num w:numId="19">
    <w:abstractNumId w:val="18"/>
  </w:num>
  <w:num w:numId="20">
    <w:abstractNumId w:val="46"/>
  </w:num>
  <w:num w:numId="21">
    <w:abstractNumId w:val="27"/>
  </w:num>
  <w:num w:numId="22">
    <w:abstractNumId w:val="68"/>
  </w:num>
  <w:num w:numId="23">
    <w:abstractNumId w:val="41"/>
  </w:num>
  <w:num w:numId="24">
    <w:abstractNumId w:val="67"/>
  </w:num>
  <w:num w:numId="25">
    <w:abstractNumId w:val="22"/>
  </w:num>
  <w:num w:numId="26">
    <w:abstractNumId w:val="3"/>
  </w:num>
  <w:num w:numId="27">
    <w:abstractNumId w:val="48"/>
  </w:num>
  <w:num w:numId="28">
    <w:abstractNumId w:val="61"/>
  </w:num>
  <w:num w:numId="29">
    <w:abstractNumId w:val="29"/>
  </w:num>
  <w:num w:numId="30">
    <w:abstractNumId w:val="5"/>
  </w:num>
  <w:num w:numId="31">
    <w:abstractNumId w:val="70"/>
  </w:num>
  <w:num w:numId="32">
    <w:abstractNumId w:val="17"/>
  </w:num>
  <w:num w:numId="33">
    <w:abstractNumId w:val="19"/>
  </w:num>
  <w:num w:numId="34">
    <w:abstractNumId w:val="21"/>
  </w:num>
  <w:num w:numId="35">
    <w:abstractNumId w:val="58"/>
  </w:num>
  <w:num w:numId="36">
    <w:abstractNumId w:val="51"/>
  </w:num>
  <w:num w:numId="37">
    <w:abstractNumId w:val="14"/>
  </w:num>
  <w:num w:numId="38">
    <w:abstractNumId w:val="11"/>
  </w:num>
  <w:num w:numId="39">
    <w:abstractNumId w:val="62"/>
  </w:num>
  <w:num w:numId="40">
    <w:abstractNumId w:val="26"/>
  </w:num>
  <w:num w:numId="41">
    <w:abstractNumId w:val="10"/>
  </w:num>
  <w:num w:numId="42">
    <w:abstractNumId w:val="39"/>
  </w:num>
  <w:num w:numId="43">
    <w:abstractNumId w:val="60"/>
  </w:num>
  <w:num w:numId="44">
    <w:abstractNumId w:val="55"/>
  </w:num>
  <w:num w:numId="45">
    <w:abstractNumId w:val="72"/>
  </w:num>
  <w:num w:numId="46">
    <w:abstractNumId w:val="7"/>
  </w:num>
  <w:num w:numId="47">
    <w:abstractNumId w:val="8"/>
  </w:num>
  <w:num w:numId="48">
    <w:abstractNumId w:val="38"/>
  </w:num>
  <w:num w:numId="49">
    <w:abstractNumId w:val="47"/>
  </w:num>
  <w:num w:numId="50">
    <w:abstractNumId w:val="15"/>
  </w:num>
  <w:num w:numId="51">
    <w:abstractNumId w:val="6"/>
  </w:num>
  <w:num w:numId="52">
    <w:abstractNumId w:val="1"/>
  </w:num>
  <w:num w:numId="53">
    <w:abstractNumId w:val="28"/>
  </w:num>
  <w:num w:numId="54">
    <w:abstractNumId w:val="25"/>
  </w:num>
  <w:num w:numId="55">
    <w:abstractNumId w:val="49"/>
  </w:num>
  <w:num w:numId="56">
    <w:abstractNumId w:val="16"/>
  </w:num>
  <w:num w:numId="57">
    <w:abstractNumId w:val="53"/>
  </w:num>
  <w:num w:numId="58">
    <w:abstractNumId w:val="23"/>
  </w:num>
  <w:num w:numId="59">
    <w:abstractNumId w:val="54"/>
  </w:num>
  <w:num w:numId="60">
    <w:abstractNumId w:val="59"/>
  </w:num>
  <w:num w:numId="61">
    <w:abstractNumId w:val="65"/>
  </w:num>
  <w:num w:numId="62">
    <w:abstractNumId w:val="31"/>
  </w:num>
  <w:num w:numId="63">
    <w:abstractNumId w:val="30"/>
  </w:num>
  <w:num w:numId="64">
    <w:abstractNumId w:val="35"/>
  </w:num>
  <w:num w:numId="65">
    <w:abstractNumId w:val="43"/>
  </w:num>
  <w:num w:numId="66">
    <w:abstractNumId w:val="12"/>
  </w:num>
  <w:num w:numId="67">
    <w:abstractNumId w:val="64"/>
  </w:num>
  <w:num w:numId="68">
    <w:abstractNumId w:val="33"/>
  </w:num>
  <w:num w:numId="69">
    <w:abstractNumId w:val="2"/>
  </w:num>
  <w:num w:numId="70">
    <w:abstractNumId w:val="44"/>
  </w:num>
  <w:num w:numId="71">
    <w:abstractNumId w:val="37"/>
  </w:num>
  <w:num w:numId="72">
    <w:abstractNumId w:val="45"/>
  </w:num>
  <w:num w:numId="73">
    <w:abstractNumId w:val="57"/>
  </w:num>
  <w:num w:numId="74">
    <w:abstractNumId w:val="71"/>
  </w:num>
  <w:num w:numId="75">
    <w:abstractNumId w:val="42"/>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Palmer">
    <w15:presenceInfo w15:providerId="Windows Live" w15:userId="88fd84d8054841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45E"/>
    <w:rsid w:val="000051F4"/>
    <w:rsid w:val="00015352"/>
    <w:rsid w:val="00025A1F"/>
    <w:rsid w:val="000478C8"/>
    <w:rsid w:val="000550DD"/>
    <w:rsid w:val="0006380A"/>
    <w:rsid w:val="0006544C"/>
    <w:rsid w:val="00066434"/>
    <w:rsid w:val="0006720C"/>
    <w:rsid w:val="00070CA2"/>
    <w:rsid w:val="000A0902"/>
    <w:rsid w:val="000A39A8"/>
    <w:rsid w:val="000A56C4"/>
    <w:rsid w:val="000A6050"/>
    <w:rsid w:val="000A68B2"/>
    <w:rsid w:val="000C5AD5"/>
    <w:rsid w:val="000D1167"/>
    <w:rsid w:val="000E12BC"/>
    <w:rsid w:val="000E5241"/>
    <w:rsid w:val="000F1DE5"/>
    <w:rsid w:val="000F2240"/>
    <w:rsid w:val="001026EB"/>
    <w:rsid w:val="00130FC8"/>
    <w:rsid w:val="00135E99"/>
    <w:rsid w:val="00135EAB"/>
    <w:rsid w:val="00136CEE"/>
    <w:rsid w:val="00143348"/>
    <w:rsid w:val="00143D13"/>
    <w:rsid w:val="0014694B"/>
    <w:rsid w:val="0017005B"/>
    <w:rsid w:val="00177169"/>
    <w:rsid w:val="0017782B"/>
    <w:rsid w:val="00182ABB"/>
    <w:rsid w:val="001915A6"/>
    <w:rsid w:val="00197AC0"/>
    <w:rsid w:val="001A37F4"/>
    <w:rsid w:val="001B3F6F"/>
    <w:rsid w:val="001C2B64"/>
    <w:rsid w:val="001C354E"/>
    <w:rsid w:val="001D72C0"/>
    <w:rsid w:val="001E0FDF"/>
    <w:rsid w:val="001E1875"/>
    <w:rsid w:val="001E4C44"/>
    <w:rsid w:val="001F3A41"/>
    <w:rsid w:val="001F6FA1"/>
    <w:rsid w:val="00207687"/>
    <w:rsid w:val="00217B43"/>
    <w:rsid w:val="0023563D"/>
    <w:rsid w:val="00236E07"/>
    <w:rsid w:val="002400FF"/>
    <w:rsid w:val="002466AF"/>
    <w:rsid w:val="00247ED0"/>
    <w:rsid w:val="0025351A"/>
    <w:rsid w:val="00253A58"/>
    <w:rsid w:val="00253C9D"/>
    <w:rsid w:val="002676EF"/>
    <w:rsid w:val="00267B21"/>
    <w:rsid w:val="00270F13"/>
    <w:rsid w:val="00285422"/>
    <w:rsid w:val="002869FA"/>
    <w:rsid w:val="00286DDF"/>
    <w:rsid w:val="00290282"/>
    <w:rsid w:val="00292E30"/>
    <w:rsid w:val="002958FD"/>
    <w:rsid w:val="002972F6"/>
    <w:rsid w:val="002C4835"/>
    <w:rsid w:val="002E0DD9"/>
    <w:rsid w:val="002E3929"/>
    <w:rsid w:val="002E39E7"/>
    <w:rsid w:val="002E40F1"/>
    <w:rsid w:val="00307E11"/>
    <w:rsid w:val="00310137"/>
    <w:rsid w:val="00310CDC"/>
    <w:rsid w:val="00314AD7"/>
    <w:rsid w:val="00323BB0"/>
    <w:rsid w:val="003267B5"/>
    <w:rsid w:val="0033360B"/>
    <w:rsid w:val="0034320F"/>
    <w:rsid w:val="00345DC0"/>
    <w:rsid w:val="00357283"/>
    <w:rsid w:val="003601E5"/>
    <w:rsid w:val="00363D2F"/>
    <w:rsid w:val="00370E13"/>
    <w:rsid w:val="003769F9"/>
    <w:rsid w:val="00387012"/>
    <w:rsid w:val="00390DE5"/>
    <w:rsid w:val="00392603"/>
    <w:rsid w:val="00395D65"/>
    <w:rsid w:val="003A0D20"/>
    <w:rsid w:val="003A20EE"/>
    <w:rsid w:val="003A406E"/>
    <w:rsid w:val="003A6237"/>
    <w:rsid w:val="003B2A77"/>
    <w:rsid w:val="003B6886"/>
    <w:rsid w:val="003C5FEB"/>
    <w:rsid w:val="003D09EA"/>
    <w:rsid w:val="003D1114"/>
    <w:rsid w:val="003D2056"/>
    <w:rsid w:val="003D22EE"/>
    <w:rsid w:val="003F0EB7"/>
    <w:rsid w:val="003F1D8C"/>
    <w:rsid w:val="003F73B9"/>
    <w:rsid w:val="0040544C"/>
    <w:rsid w:val="004152F3"/>
    <w:rsid w:val="004178C7"/>
    <w:rsid w:val="00427ABC"/>
    <w:rsid w:val="00434EAD"/>
    <w:rsid w:val="00437E68"/>
    <w:rsid w:val="004418A3"/>
    <w:rsid w:val="0044727D"/>
    <w:rsid w:val="00450236"/>
    <w:rsid w:val="00451015"/>
    <w:rsid w:val="00454A24"/>
    <w:rsid w:val="004606D6"/>
    <w:rsid w:val="0046476E"/>
    <w:rsid w:val="00491472"/>
    <w:rsid w:val="00492C7F"/>
    <w:rsid w:val="0049468E"/>
    <w:rsid w:val="004A7AA5"/>
    <w:rsid w:val="004C54BD"/>
    <w:rsid w:val="004C5A52"/>
    <w:rsid w:val="004C5C28"/>
    <w:rsid w:val="004C6C05"/>
    <w:rsid w:val="004D6076"/>
    <w:rsid w:val="004E28F6"/>
    <w:rsid w:val="004E461D"/>
    <w:rsid w:val="004E5C0E"/>
    <w:rsid w:val="004E6D52"/>
    <w:rsid w:val="004F03BB"/>
    <w:rsid w:val="004F68DF"/>
    <w:rsid w:val="005009EF"/>
    <w:rsid w:val="00512B38"/>
    <w:rsid w:val="00512C7F"/>
    <w:rsid w:val="00516BF8"/>
    <w:rsid w:val="00517762"/>
    <w:rsid w:val="0052365D"/>
    <w:rsid w:val="00524564"/>
    <w:rsid w:val="005413F2"/>
    <w:rsid w:val="00542A13"/>
    <w:rsid w:val="005719AD"/>
    <w:rsid w:val="00573F53"/>
    <w:rsid w:val="00582CEF"/>
    <w:rsid w:val="00583C9E"/>
    <w:rsid w:val="0058526D"/>
    <w:rsid w:val="00585DCF"/>
    <w:rsid w:val="005912F1"/>
    <w:rsid w:val="00597D17"/>
    <w:rsid w:val="005A5D6F"/>
    <w:rsid w:val="005B4A3A"/>
    <w:rsid w:val="005B7BEF"/>
    <w:rsid w:val="005C10B0"/>
    <w:rsid w:val="005C1448"/>
    <w:rsid w:val="005C22FA"/>
    <w:rsid w:val="005C426A"/>
    <w:rsid w:val="005C4B72"/>
    <w:rsid w:val="005C531E"/>
    <w:rsid w:val="005C6001"/>
    <w:rsid w:val="005E0E7F"/>
    <w:rsid w:val="005E2D74"/>
    <w:rsid w:val="005E4930"/>
    <w:rsid w:val="005E7789"/>
    <w:rsid w:val="005F48BB"/>
    <w:rsid w:val="005F64DF"/>
    <w:rsid w:val="00604643"/>
    <w:rsid w:val="00607268"/>
    <w:rsid w:val="00607A0E"/>
    <w:rsid w:val="00610A72"/>
    <w:rsid w:val="006204DC"/>
    <w:rsid w:val="00624374"/>
    <w:rsid w:val="006256A3"/>
    <w:rsid w:val="006340CB"/>
    <w:rsid w:val="00641BBC"/>
    <w:rsid w:val="00645953"/>
    <w:rsid w:val="00685D3E"/>
    <w:rsid w:val="006910CC"/>
    <w:rsid w:val="00695FB8"/>
    <w:rsid w:val="006961A1"/>
    <w:rsid w:val="006A4D23"/>
    <w:rsid w:val="006C0B10"/>
    <w:rsid w:val="006C2FD2"/>
    <w:rsid w:val="006C7FAC"/>
    <w:rsid w:val="006D1373"/>
    <w:rsid w:val="00700654"/>
    <w:rsid w:val="00702F66"/>
    <w:rsid w:val="007052B2"/>
    <w:rsid w:val="007104EE"/>
    <w:rsid w:val="007214AD"/>
    <w:rsid w:val="00727883"/>
    <w:rsid w:val="00736712"/>
    <w:rsid w:val="00740739"/>
    <w:rsid w:val="00747E3B"/>
    <w:rsid w:val="007728C3"/>
    <w:rsid w:val="00772CD0"/>
    <w:rsid w:val="00772F55"/>
    <w:rsid w:val="0077672C"/>
    <w:rsid w:val="007827AD"/>
    <w:rsid w:val="00797549"/>
    <w:rsid w:val="007B0105"/>
    <w:rsid w:val="007B1CA8"/>
    <w:rsid w:val="007B1D9B"/>
    <w:rsid w:val="007C77E4"/>
    <w:rsid w:val="007D2EA0"/>
    <w:rsid w:val="007D4293"/>
    <w:rsid w:val="007D42C3"/>
    <w:rsid w:val="007D4732"/>
    <w:rsid w:val="007E427C"/>
    <w:rsid w:val="007F31F6"/>
    <w:rsid w:val="007F3B9A"/>
    <w:rsid w:val="00802D9D"/>
    <w:rsid w:val="00804C97"/>
    <w:rsid w:val="008155DF"/>
    <w:rsid w:val="00821276"/>
    <w:rsid w:val="00821D25"/>
    <w:rsid w:val="0082351E"/>
    <w:rsid w:val="00831327"/>
    <w:rsid w:val="00832A94"/>
    <w:rsid w:val="008447FB"/>
    <w:rsid w:val="00844BD6"/>
    <w:rsid w:val="008534C9"/>
    <w:rsid w:val="00853E09"/>
    <w:rsid w:val="00870AEA"/>
    <w:rsid w:val="00884982"/>
    <w:rsid w:val="00891251"/>
    <w:rsid w:val="008A06B6"/>
    <w:rsid w:val="008A70F5"/>
    <w:rsid w:val="008A7305"/>
    <w:rsid w:val="008B4A7A"/>
    <w:rsid w:val="008C506D"/>
    <w:rsid w:val="008C79BF"/>
    <w:rsid w:val="008D0A48"/>
    <w:rsid w:val="008D3D80"/>
    <w:rsid w:val="008E4EE4"/>
    <w:rsid w:val="008E551D"/>
    <w:rsid w:val="008E6E28"/>
    <w:rsid w:val="00904890"/>
    <w:rsid w:val="00905668"/>
    <w:rsid w:val="009116F4"/>
    <w:rsid w:val="009274D2"/>
    <w:rsid w:val="009336F7"/>
    <w:rsid w:val="009362B5"/>
    <w:rsid w:val="00944D14"/>
    <w:rsid w:val="00946736"/>
    <w:rsid w:val="0095282D"/>
    <w:rsid w:val="00955EC8"/>
    <w:rsid w:val="0096058E"/>
    <w:rsid w:val="00965598"/>
    <w:rsid w:val="00965856"/>
    <w:rsid w:val="009745C9"/>
    <w:rsid w:val="00976322"/>
    <w:rsid w:val="00976883"/>
    <w:rsid w:val="00984F09"/>
    <w:rsid w:val="00994355"/>
    <w:rsid w:val="00996B69"/>
    <w:rsid w:val="009A2879"/>
    <w:rsid w:val="009A5C8A"/>
    <w:rsid w:val="009A6412"/>
    <w:rsid w:val="009A7520"/>
    <w:rsid w:val="009B0D55"/>
    <w:rsid w:val="009C4CD3"/>
    <w:rsid w:val="009C5C3A"/>
    <w:rsid w:val="009C6A04"/>
    <w:rsid w:val="009C7241"/>
    <w:rsid w:val="009D1E7C"/>
    <w:rsid w:val="009E0966"/>
    <w:rsid w:val="009F21FD"/>
    <w:rsid w:val="009F3816"/>
    <w:rsid w:val="009F5077"/>
    <w:rsid w:val="009F7193"/>
    <w:rsid w:val="00A041B8"/>
    <w:rsid w:val="00A07503"/>
    <w:rsid w:val="00A1261B"/>
    <w:rsid w:val="00A24AF4"/>
    <w:rsid w:val="00A26A3F"/>
    <w:rsid w:val="00A334BE"/>
    <w:rsid w:val="00A4718F"/>
    <w:rsid w:val="00A5213A"/>
    <w:rsid w:val="00A55333"/>
    <w:rsid w:val="00A770B1"/>
    <w:rsid w:val="00A81E96"/>
    <w:rsid w:val="00A84A32"/>
    <w:rsid w:val="00A9395F"/>
    <w:rsid w:val="00A9414A"/>
    <w:rsid w:val="00AA1EFB"/>
    <w:rsid w:val="00AA284C"/>
    <w:rsid w:val="00AC7CAA"/>
    <w:rsid w:val="00AD1C6A"/>
    <w:rsid w:val="00AD2F54"/>
    <w:rsid w:val="00AE6AA6"/>
    <w:rsid w:val="00AE7621"/>
    <w:rsid w:val="00B0545A"/>
    <w:rsid w:val="00B11547"/>
    <w:rsid w:val="00B14E8B"/>
    <w:rsid w:val="00B575D8"/>
    <w:rsid w:val="00B622E1"/>
    <w:rsid w:val="00B713C5"/>
    <w:rsid w:val="00B73B98"/>
    <w:rsid w:val="00B75336"/>
    <w:rsid w:val="00B77698"/>
    <w:rsid w:val="00B80B4E"/>
    <w:rsid w:val="00B8182D"/>
    <w:rsid w:val="00B8366F"/>
    <w:rsid w:val="00B842B1"/>
    <w:rsid w:val="00BA5044"/>
    <w:rsid w:val="00BB6825"/>
    <w:rsid w:val="00BC0B6E"/>
    <w:rsid w:val="00BC6E04"/>
    <w:rsid w:val="00BD6CC4"/>
    <w:rsid w:val="00BE1326"/>
    <w:rsid w:val="00BE5A9C"/>
    <w:rsid w:val="00C05F33"/>
    <w:rsid w:val="00C1200B"/>
    <w:rsid w:val="00C14E57"/>
    <w:rsid w:val="00C16D78"/>
    <w:rsid w:val="00C214C1"/>
    <w:rsid w:val="00C25DE8"/>
    <w:rsid w:val="00C30E75"/>
    <w:rsid w:val="00C33846"/>
    <w:rsid w:val="00C35EDB"/>
    <w:rsid w:val="00C401F6"/>
    <w:rsid w:val="00C51974"/>
    <w:rsid w:val="00C52091"/>
    <w:rsid w:val="00C530FA"/>
    <w:rsid w:val="00C53151"/>
    <w:rsid w:val="00C576C0"/>
    <w:rsid w:val="00C6307F"/>
    <w:rsid w:val="00C6340C"/>
    <w:rsid w:val="00C650BC"/>
    <w:rsid w:val="00C66A78"/>
    <w:rsid w:val="00C6743E"/>
    <w:rsid w:val="00C67937"/>
    <w:rsid w:val="00C714D2"/>
    <w:rsid w:val="00C7465E"/>
    <w:rsid w:val="00C758F7"/>
    <w:rsid w:val="00C76921"/>
    <w:rsid w:val="00C76E6C"/>
    <w:rsid w:val="00C840F8"/>
    <w:rsid w:val="00C8445E"/>
    <w:rsid w:val="00C86825"/>
    <w:rsid w:val="00C96DA8"/>
    <w:rsid w:val="00CA6877"/>
    <w:rsid w:val="00CC6B9F"/>
    <w:rsid w:val="00CD4E76"/>
    <w:rsid w:val="00CD56B1"/>
    <w:rsid w:val="00CD7E78"/>
    <w:rsid w:val="00CE3A0B"/>
    <w:rsid w:val="00CF0BFD"/>
    <w:rsid w:val="00CF265E"/>
    <w:rsid w:val="00D0025F"/>
    <w:rsid w:val="00D20A13"/>
    <w:rsid w:val="00D20B19"/>
    <w:rsid w:val="00D22536"/>
    <w:rsid w:val="00D24598"/>
    <w:rsid w:val="00D26D5B"/>
    <w:rsid w:val="00D3275F"/>
    <w:rsid w:val="00D32BB0"/>
    <w:rsid w:val="00D34629"/>
    <w:rsid w:val="00D37DE7"/>
    <w:rsid w:val="00D41BAC"/>
    <w:rsid w:val="00D47FFD"/>
    <w:rsid w:val="00D51892"/>
    <w:rsid w:val="00D520CC"/>
    <w:rsid w:val="00D62555"/>
    <w:rsid w:val="00D645CA"/>
    <w:rsid w:val="00D64D2E"/>
    <w:rsid w:val="00D840F9"/>
    <w:rsid w:val="00D8559E"/>
    <w:rsid w:val="00D863F6"/>
    <w:rsid w:val="00D93888"/>
    <w:rsid w:val="00D96796"/>
    <w:rsid w:val="00DB75EA"/>
    <w:rsid w:val="00DC44F6"/>
    <w:rsid w:val="00DD5219"/>
    <w:rsid w:val="00DD7C7D"/>
    <w:rsid w:val="00DE0D47"/>
    <w:rsid w:val="00DF775F"/>
    <w:rsid w:val="00DF7E40"/>
    <w:rsid w:val="00E12F1C"/>
    <w:rsid w:val="00E1560E"/>
    <w:rsid w:val="00E31CB0"/>
    <w:rsid w:val="00E34475"/>
    <w:rsid w:val="00E50591"/>
    <w:rsid w:val="00E65439"/>
    <w:rsid w:val="00E8275C"/>
    <w:rsid w:val="00E82882"/>
    <w:rsid w:val="00E84DC7"/>
    <w:rsid w:val="00E87CDC"/>
    <w:rsid w:val="00E979DF"/>
    <w:rsid w:val="00EA1E97"/>
    <w:rsid w:val="00EA5A26"/>
    <w:rsid w:val="00EB1A16"/>
    <w:rsid w:val="00EC3ED0"/>
    <w:rsid w:val="00ED1433"/>
    <w:rsid w:val="00ED2C9B"/>
    <w:rsid w:val="00EE1702"/>
    <w:rsid w:val="00EF4F46"/>
    <w:rsid w:val="00EF5240"/>
    <w:rsid w:val="00F00B34"/>
    <w:rsid w:val="00F01151"/>
    <w:rsid w:val="00F13AC1"/>
    <w:rsid w:val="00F14CDA"/>
    <w:rsid w:val="00F16310"/>
    <w:rsid w:val="00F169A7"/>
    <w:rsid w:val="00F230AA"/>
    <w:rsid w:val="00F24B6E"/>
    <w:rsid w:val="00F24CF1"/>
    <w:rsid w:val="00F30432"/>
    <w:rsid w:val="00F31A32"/>
    <w:rsid w:val="00F37A3D"/>
    <w:rsid w:val="00F4451A"/>
    <w:rsid w:val="00F51023"/>
    <w:rsid w:val="00F5648D"/>
    <w:rsid w:val="00F56B00"/>
    <w:rsid w:val="00F67496"/>
    <w:rsid w:val="00F759D5"/>
    <w:rsid w:val="00F94F39"/>
    <w:rsid w:val="00FA0885"/>
    <w:rsid w:val="00FB08C9"/>
    <w:rsid w:val="00FD59AC"/>
    <w:rsid w:val="00FE786B"/>
    <w:rsid w:val="00FF08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A9175"/>
  <w15:chartTrackingRefBased/>
  <w15:docId w15:val="{32F6E5BF-DD1E-47AB-8976-01DDAE5A3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6B1"/>
    <w:rPr>
      <w:rFonts w:ascii="Calibri" w:hAnsi="Calibri"/>
    </w:rPr>
  </w:style>
  <w:style w:type="paragraph" w:styleId="Heading1">
    <w:name w:val="heading 1"/>
    <w:basedOn w:val="Normal"/>
    <w:next w:val="Normal"/>
    <w:link w:val="Heading1Char"/>
    <w:uiPriority w:val="9"/>
    <w:qFormat/>
    <w:rsid w:val="00C8445E"/>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8445E"/>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8445E"/>
    <w:pPr>
      <w:keepNext/>
      <w:keepLines/>
      <w:numPr>
        <w:ilvl w:val="2"/>
        <w:numId w:val="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8445E"/>
    <w:pPr>
      <w:keepNext/>
      <w:keepLines/>
      <w:numPr>
        <w:ilvl w:val="3"/>
        <w:numId w:val="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8445E"/>
    <w:pPr>
      <w:keepNext/>
      <w:keepLines/>
      <w:numPr>
        <w:ilvl w:val="4"/>
        <w:numId w:val="6"/>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C8445E"/>
    <w:pPr>
      <w:keepNext/>
      <w:keepLines/>
      <w:numPr>
        <w:ilvl w:val="5"/>
        <w:numId w:val="6"/>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C8445E"/>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445E"/>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445E"/>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45E"/>
    <w:rPr>
      <w:rFonts w:asciiTheme="majorHAnsi" w:eastAsiaTheme="majorEastAsia" w:hAnsiTheme="majorHAnsi" w:cstheme="majorBidi"/>
      <w:b/>
      <w:bCs/>
      <w:smallCaps/>
      <w:color w:val="000000" w:themeColor="text1"/>
      <w:sz w:val="36"/>
      <w:szCs w:val="36"/>
    </w:rPr>
  </w:style>
  <w:style w:type="paragraph" w:styleId="NoSpacing">
    <w:name w:val="No Spacing"/>
    <w:link w:val="NoSpacingChar"/>
    <w:uiPriority w:val="1"/>
    <w:qFormat/>
    <w:rsid w:val="00C8445E"/>
    <w:pPr>
      <w:spacing w:after="0" w:line="240" w:lineRule="auto"/>
    </w:pPr>
  </w:style>
  <w:style w:type="character" w:customStyle="1" w:styleId="NoSpacingChar">
    <w:name w:val="No Spacing Char"/>
    <w:basedOn w:val="DefaultParagraphFont"/>
    <w:link w:val="NoSpacing"/>
    <w:uiPriority w:val="1"/>
    <w:rsid w:val="005C4B72"/>
  </w:style>
  <w:style w:type="paragraph" w:styleId="ListParagraph">
    <w:name w:val="List Paragraph"/>
    <w:basedOn w:val="Normal"/>
    <w:uiPriority w:val="34"/>
    <w:qFormat/>
    <w:rsid w:val="005C4B72"/>
    <w:pPr>
      <w:ind w:left="720"/>
      <w:contextualSpacing/>
    </w:pPr>
  </w:style>
  <w:style w:type="character" w:customStyle="1" w:styleId="Heading2Char">
    <w:name w:val="Heading 2 Char"/>
    <w:basedOn w:val="DefaultParagraphFont"/>
    <w:link w:val="Heading2"/>
    <w:uiPriority w:val="9"/>
    <w:rsid w:val="00C8445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8445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8445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8445E"/>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C8445E"/>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C844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844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8445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8445E"/>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C8445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8445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8445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8445E"/>
    <w:rPr>
      <w:color w:val="5A5A5A" w:themeColor="text1" w:themeTint="A5"/>
      <w:spacing w:val="10"/>
    </w:rPr>
  </w:style>
  <w:style w:type="character" w:styleId="Strong">
    <w:name w:val="Strong"/>
    <w:basedOn w:val="DefaultParagraphFont"/>
    <w:uiPriority w:val="22"/>
    <w:qFormat/>
    <w:rsid w:val="00C8445E"/>
    <w:rPr>
      <w:b/>
      <w:bCs/>
      <w:color w:val="000000" w:themeColor="text1"/>
    </w:rPr>
  </w:style>
  <w:style w:type="character" w:styleId="Emphasis">
    <w:name w:val="Emphasis"/>
    <w:basedOn w:val="DefaultParagraphFont"/>
    <w:uiPriority w:val="20"/>
    <w:qFormat/>
    <w:rsid w:val="00C8445E"/>
    <w:rPr>
      <w:i/>
      <w:iCs/>
      <w:color w:val="auto"/>
    </w:rPr>
  </w:style>
  <w:style w:type="paragraph" w:styleId="Quote">
    <w:name w:val="Quote"/>
    <w:basedOn w:val="Normal"/>
    <w:next w:val="Normal"/>
    <w:link w:val="QuoteChar"/>
    <w:uiPriority w:val="29"/>
    <w:qFormat/>
    <w:rsid w:val="00C8445E"/>
    <w:pPr>
      <w:spacing w:before="160"/>
      <w:ind w:left="720" w:right="720"/>
    </w:pPr>
    <w:rPr>
      <w:i/>
      <w:iCs/>
      <w:color w:val="000000" w:themeColor="text1"/>
    </w:rPr>
  </w:style>
  <w:style w:type="character" w:customStyle="1" w:styleId="QuoteChar">
    <w:name w:val="Quote Char"/>
    <w:basedOn w:val="DefaultParagraphFont"/>
    <w:link w:val="Quote"/>
    <w:uiPriority w:val="29"/>
    <w:rsid w:val="00C8445E"/>
    <w:rPr>
      <w:i/>
      <w:iCs/>
      <w:color w:val="000000" w:themeColor="text1"/>
    </w:rPr>
  </w:style>
  <w:style w:type="paragraph" w:styleId="IntenseQuote">
    <w:name w:val="Intense Quote"/>
    <w:basedOn w:val="Normal"/>
    <w:next w:val="Normal"/>
    <w:link w:val="IntenseQuoteChar"/>
    <w:uiPriority w:val="30"/>
    <w:qFormat/>
    <w:rsid w:val="00C844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8445E"/>
    <w:rPr>
      <w:color w:val="000000" w:themeColor="text1"/>
      <w:shd w:val="clear" w:color="auto" w:fill="F2F2F2" w:themeFill="background1" w:themeFillShade="F2"/>
    </w:rPr>
  </w:style>
  <w:style w:type="character" w:styleId="SubtleEmphasis">
    <w:name w:val="Subtle Emphasis"/>
    <w:basedOn w:val="DefaultParagraphFont"/>
    <w:uiPriority w:val="19"/>
    <w:qFormat/>
    <w:rsid w:val="00C8445E"/>
    <w:rPr>
      <w:i/>
      <w:iCs/>
      <w:color w:val="404040" w:themeColor="text1" w:themeTint="BF"/>
    </w:rPr>
  </w:style>
  <w:style w:type="character" w:styleId="IntenseEmphasis">
    <w:name w:val="Intense Emphasis"/>
    <w:basedOn w:val="DefaultParagraphFont"/>
    <w:uiPriority w:val="21"/>
    <w:qFormat/>
    <w:rsid w:val="00C8445E"/>
    <w:rPr>
      <w:b/>
      <w:bCs/>
      <w:i/>
      <w:iCs/>
      <w:caps/>
    </w:rPr>
  </w:style>
  <w:style w:type="character" w:styleId="SubtleReference">
    <w:name w:val="Subtle Reference"/>
    <w:basedOn w:val="DefaultParagraphFont"/>
    <w:uiPriority w:val="31"/>
    <w:qFormat/>
    <w:rsid w:val="00C8445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8445E"/>
    <w:rPr>
      <w:b/>
      <w:bCs/>
      <w:smallCaps/>
      <w:u w:val="single"/>
    </w:rPr>
  </w:style>
  <w:style w:type="character" w:styleId="BookTitle">
    <w:name w:val="Book Title"/>
    <w:basedOn w:val="DefaultParagraphFont"/>
    <w:uiPriority w:val="33"/>
    <w:qFormat/>
    <w:rsid w:val="00C8445E"/>
    <w:rPr>
      <w:b w:val="0"/>
      <w:bCs w:val="0"/>
      <w:smallCaps/>
      <w:spacing w:val="5"/>
    </w:rPr>
  </w:style>
  <w:style w:type="paragraph" w:styleId="TOCHeading">
    <w:name w:val="TOC Heading"/>
    <w:basedOn w:val="Heading1"/>
    <w:next w:val="Normal"/>
    <w:uiPriority w:val="39"/>
    <w:semiHidden/>
    <w:unhideWhenUsed/>
    <w:qFormat/>
    <w:rsid w:val="00C8445E"/>
    <w:pPr>
      <w:outlineLvl w:val="9"/>
    </w:pPr>
  </w:style>
  <w:style w:type="paragraph" w:styleId="HTMLPreformatted">
    <w:name w:val="HTML Preformatted"/>
    <w:basedOn w:val="Normal"/>
    <w:link w:val="HTMLPreformattedChar"/>
    <w:uiPriority w:val="99"/>
    <w:unhideWhenUsed/>
    <w:rsid w:val="00FD5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D59AC"/>
    <w:rPr>
      <w:rFonts w:ascii="Courier New" w:hAnsi="Courier New" w:cs="Courier New"/>
      <w:sz w:val="20"/>
      <w:szCs w:val="20"/>
      <w:lang w:eastAsia="en-GB"/>
    </w:rPr>
  </w:style>
  <w:style w:type="paragraph" w:styleId="Header">
    <w:name w:val="header"/>
    <w:basedOn w:val="Normal"/>
    <w:link w:val="HeaderChar"/>
    <w:uiPriority w:val="99"/>
    <w:unhideWhenUsed/>
    <w:rsid w:val="00323B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3BB0"/>
    <w:rPr>
      <w:rFonts w:ascii="Calibri" w:hAnsi="Calibri"/>
    </w:rPr>
  </w:style>
  <w:style w:type="paragraph" w:styleId="Footer">
    <w:name w:val="footer"/>
    <w:basedOn w:val="Normal"/>
    <w:link w:val="FooterChar"/>
    <w:uiPriority w:val="99"/>
    <w:unhideWhenUsed/>
    <w:rsid w:val="00323B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3BB0"/>
    <w:rPr>
      <w:rFonts w:ascii="Calibri" w:hAnsi="Calibri"/>
    </w:rPr>
  </w:style>
  <w:style w:type="character" w:styleId="PlaceholderText">
    <w:name w:val="Placeholder Text"/>
    <w:basedOn w:val="DefaultParagraphFont"/>
    <w:uiPriority w:val="99"/>
    <w:semiHidden/>
    <w:rsid w:val="0077672C"/>
    <w:rPr>
      <w:color w:val="808080"/>
    </w:rPr>
  </w:style>
  <w:style w:type="paragraph" w:styleId="Bibliography">
    <w:name w:val="Bibliography"/>
    <w:basedOn w:val="Normal"/>
    <w:next w:val="Normal"/>
    <w:uiPriority w:val="37"/>
    <w:unhideWhenUsed/>
    <w:rsid w:val="00BE1326"/>
    <w:pPr>
      <w:spacing w:after="240" w:line="240" w:lineRule="auto"/>
    </w:pPr>
  </w:style>
  <w:style w:type="character" w:styleId="CommentReference">
    <w:name w:val="annotation reference"/>
    <w:basedOn w:val="DefaultParagraphFont"/>
    <w:uiPriority w:val="99"/>
    <w:semiHidden/>
    <w:unhideWhenUsed/>
    <w:rsid w:val="003D1114"/>
    <w:rPr>
      <w:sz w:val="16"/>
      <w:szCs w:val="16"/>
    </w:rPr>
  </w:style>
  <w:style w:type="paragraph" w:styleId="CommentText">
    <w:name w:val="annotation text"/>
    <w:basedOn w:val="Normal"/>
    <w:link w:val="CommentTextChar"/>
    <w:uiPriority w:val="99"/>
    <w:semiHidden/>
    <w:unhideWhenUsed/>
    <w:rsid w:val="003D1114"/>
    <w:pPr>
      <w:spacing w:line="240" w:lineRule="auto"/>
    </w:pPr>
    <w:rPr>
      <w:sz w:val="20"/>
      <w:szCs w:val="20"/>
    </w:rPr>
  </w:style>
  <w:style w:type="character" w:customStyle="1" w:styleId="CommentTextChar">
    <w:name w:val="Comment Text Char"/>
    <w:basedOn w:val="DefaultParagraphFont"/>
    <w:link w:val="CommentText"/>
    <w:uiPriority w:val="99"/>
    <w:semiHidden/>
    <w:rsid w:val="003D1114"/>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3D1114"/>
    <w:rPr>
      <w:b/>
      <w:bCs/>
    </w:rPr>
  </w:style>
  <w:style w:type="character" w:customStyle="1" w:styleId="CommentSubjectChar">
    <w:name w:val="Comment Subject Char"/>
    <w:basedOn w:val="CommentTextChar"/>
    <w:link w:val="CommentSubject"/>
    <w:uiPriority w:val="99"/>
    <w:semiHidden/>
    <w:rsid w:val="003D1114"/>
    <w:rPr>
      <w:rFonts w:ascii="Calibri" w:hAnsi="Calibri"/>
      <w:b/>
      <w:bCs/>
      <w:sz w:val="20"/>
      <w:szCs w:val="20"/>
    </w:rPr>
  </w:style>
  <w:style w:type="paragraph" w:styleId="Revision">
    <w:name w:val="Revision"/>
    <w:hidden/>
    <w:uiPriority w:val="99"/>
    <w:semiHidden/>
    <w:rsid w:val="003D1114"/>
    <w:pPr>
      <w:spacing w:after="0" w:line="240" w:lineRule="auto"/>
    </w:pPr>
    <w:rPr>
      <w:rFonts w:ascii="Calibri" w:hAnsi="Calibri"/>
    </w:rPr>
  </w:style>
  <w:style w:type="paragraph" w:styleId="BalloonText">
    <w:name w:val="Balloon Text"/>
    <w:basedOn w:val="Normal"/>
    <w:link w:val="BalloonTextChar"/>
    <w:uiPriority w:val="99"/>
    <w:semiHidden/>
    <w:unhideWhenUsed/>
    <w:rsid w:val="003D11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1114"/>
    <w:rPr>
      <w:rFonts w:ascii="Segoe UI" w:hAnsi="Segoe UI" w:cs="Segoe UI"/>
      <w:sz w:val="18"/>
      <w:szCs w:val="18"/>
    </w:rPr>
  </w:style>
  <w:style w:type="table" w:styleId="TableGrid">
    <w:name w:val="Table Grid"/>
    <w:basedOn w:val="TableNormal"/>
    <w:uiPriority w:val="39"/>
    <w:rsid w:val="001E4C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end-block">
    <w:name w:val="md-end-block"/>
    <w:basedOn w:val="Normal"/>
    <w:rsid w:val="00B8182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d-plain">
    <w:name w:val="md-plain"/>
    <w:basedOn w:val="DefaultParagraphFont"/>
    <w:rsid w:val="00B8182D"/>
  </w:style>
  <w:style w:type="character" w:customStyle="1" w:styleId="md-tab">
    <w:name w:val="md-tab"/>
    <w:basedOn w:val="DefaultParagraphFont"/>
    <w:rsid w:val="00B81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47538">
      <w:bodyDiv w:val="1"/>
      <w:marLeft w:val="0"/>
      <w:marRight w:val="0"/>
      <w:marTop w:val="0"/>
      <w:marBottom w:val="0"/>
      <w:divBdr>
        <w:top w:val="none" w:sz="0" w:space="0" w:color="auto"/>
        <w:left w:val="none" w:sz="0" w:space="0" w:color="auto"/>
        <w:bottom w:val="none" w:sz="0" w:space="0" w:color="auto"/>
        <w:right w:val="none" w:sz="0" w:space="0" w:color="auto"/>
      </w:divBdr>
    </w:div>
    <w:div w:id="16393751">
      <w:bodyDiv w:val="1"/>
      <w:marLeft w:val="0"/>
      <w:marRight w:val="0"/>
      <w:marTop w:val="0"/>
      <w:marBottom w:val="0"/>
      <w:divBdr>
        <w:top w:val="none" w:sz="0" w:space="0" w:color="auto"/>
        <w:left w:val="none" w:sz="0" w:space="0" w:color="auto"/>
        <w:bottom w:val="none" w:sz="0" w:space="0" w:color="auto"/>
        <w:right w:val="none" w:sz="0" w:space="0" w:color="auto"/>
      </w:divBdr>
    </w:div>
    <w:div w:id="70272010">
      <w:bodyDiv w:val="1"/>
      <w:marLeft w:val="0"/>
      <w:marRight w:val="0"/>
      <w:marTop w:val="0"/>
      <w:marBottom w:val="0"/>
      <w:divBdr>
        <w:top w:val="none" w:sz="0" w:space="0" w:color="auto"/>
        <w:left w:val="none" w:sz="0" w:space="0" w:color="auto"/>
        <w:bottom w:val="none" w:sz="0" w:space="0" w:color="auto"/>
        <w:right w:val="none" w:sz="0" w:space="0" w:color="auto"/>
      </w:divBdr>
    </w:div>
    <w:div w:id="125970188">
      <w:bodyDiv w:val="1"/>
      <w:marLeft w:val="0"/>
      <w:marRight w:val="0"/>
      <w:marTop w:val="0"/>
      <w:marBottom w:val="0"/>
      <w:divBdr>
        <w:top w:val="none" w:sz="0" w:space="0" w:color="auto"/>
        <w:left w:val="none" w:sz="0" w:space="0" w:color="auto"/>
        <w:bottom w:val="none" w:sz="0" w:space="0" w:color="auto"/>
        <w:right w:val="none" w:sz="0" w:space="0" w:color="auto"/>
      </w:divBdr>
    </w:div>
    <w:div w:id="130484456">
      <w:bodyDiv w:val="1"/>
      <w:marLeft w:val="0"/>
      <w:marRight w:val="0"/>
      <w:marTop w:val="0"/>
      <w:marBottom w:val="0"/>
      <w:divBdr>
        <w:top w:val="none" w:sz="0" w:space="0" w:color="auto"/>
        <w:left w:val="none" w:sz="0" w:space="0" w:color="auto"/>
        <w:bottom w:val="none" w:sz="0" w:space="0" w:color="auto"/>
        <w:right w:val="none" w:sz="0" w:space="0" w:color="auto"/>
      </w:divBdr>
    </w:div>
    <w:div w:id="150488519">
      <w:bodyDiv w:val="1"/>
      <w:marLeft w:val="0"/>
      <w:marRight w:val="0"/>
      <w:marTop w:val="0"/>
      <w:marBottom w:val="0"/>
      <w:divBdr>
        <w:top w:val="none" w:sz="0" w:space="0" w:color="auto"/>
        <w:left w:val="none" w:sz="0" w:space="0" w:color="auto"/>
        <w:bottom w:val="none" w:sz="0" w:space="0" w:color="auto"/>
        <w:right w:val="none" w:sz="0" w:space="0" w:color="auto"/>
      </w:divBdr>
      <w:divsChild>
        <w:div w:id="1764912895">
          <w:marLeft w:val="0"/>
          <w:marRight w:val="0"/>
          <w:marTop w:val="0"/>
          <w:marBottom w:val="0"/>
          <w:divBdr>
            <w:top w:val="none" w:sz="0" w:space="0" w:color="auto"/>
            <w:left w:val="none" w:sz="0" w:space="0" w:color="auto"/>
            <w:bottom w:val="none" w:sz="0" w:space="0" w:color="auto"/>
            <w:right w:val="none" w:sz="0" w:space="0" w:color="auto"/>
          </w:divBdr>
        </w:div>
        <w:div w:id="827601734">
          <w:marLeft w:val="0"/>
          <w:marRight w:val="0"/>
          <w:marTop w:val="0"/>
          <w:marBottom w:val="0"/>
          <w:divBdr>
            <w:top w:val="none" w:sz="0" w:space="0" w:color="auto"/>
            <w:left w:val="none" w:sz="0" w:space="0" w:color="auto"/>
            <w:bottom w:val="none" w:sz="0" w:space="0" w:color="auto"/>
            <w:right w:val="none" w:sz="0" w:space="0" w:color="auto"/>
          </w:divBdr>
          <w:divsChild>
            <w:div w:id="5826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667">
      <w:bodyDiv w:val="1"/>
      <w:marLeft w:val="0"/>
      <w:marRight w:val="0"/>
      <w:marTop w:val="0"/>
      <w:marBottom w:val="0"/>
      <w:divBdr>
        <w:top w:val="none" w:sz="0" w:space="0" w:color="auto"/>
        <w:left w:val="none" w:sz="0" w:space="0" w:color="auto"/>
        <w:bottom w:val="none" w:sz="0" w:space="0" w:color="auto"/>
        <w:right w:val="none" w:sz="0" w:space="0" w:color="auto"/>
      </w:divBdr>
    </w:div>
    <w:div w:id="186217464">
      <w:bodyDiv w:val="1"/>
      <w:marLeft w:val="0"/>
      <w:marRight w:val="0"/>
      <w:marTop w:val="0"/>
      <w:marBottom w:val="0"/>
      <w:divBdr>
        <w:top w:val="none" w:sz="0" w:space="0" w:color="auto"/>
        <w:left w:val="none" w:sz="0" w:space="0" w:color="auto"/>
        <w:bottom w:val="none" w:sz="0" w:space="0" w:color="auto"/>
        <w:right w:val="none" w:sz="0" w:space="0" w:color="auto"/>
      </w:divBdr>
    </w:div>
    <w:div w:id="213930721">
      <w:bodyDiv w:val="1"/>
      <w:marLeft w:val="0"/>
      <w:marRight w:val="0"/>
      <w:marTop w:val="0"/>
      <w:marBottom w:val="0"/>
      <w:divBdr>
        <w:top w:val="none" w:sz="0" w:space="0" w:color="auto"/>
        <w:left w:val="none" w:sz="0" w:space="0" w:color="auto"/>
        <w:bottom w:val="none" w:sz="0" w:space="0" w:color="auto"/>
        <w:right w:val="none" w:sz="0" w:space="0" w:color="auto"/>
      </w:divBdr>
    </w:div>
    <w:div w:id="225378355">
      <w:bodyDiv w:val="1"/>
      <w:marLeft w:val="0"/>
      <w:marRight w:val="0"/>
      <w:marTop w:val="0"/>
      <w:marBottom w:val="0"/>
      <w:divBdr>
        <w:top w:val="none" w:sz="0" w:space="0" w:color="auto"/>
        <w:left w:val="none" w:sz="0" w:space="0" w:color="auto"/>
        <w:bottom w:val="none" w:sz="0" w:space="0" w:color="auto"/>
        <w:right w:val="none" w:sz="0" w:space="0" w:color="auto"/>
      </w:divBdr>
    </w:div>
    <w:div w:id="324868059">
      <w:bodyDiv w:val="1"/>
      <w:marLeft w:val="0"/>
      <w:marRight w:val="0"/>
      <w:marTop w:val="0"/>
      <w:marBottom w:val="0"/>
      <w:divBdr>
        <w:top w:val="none" w:sz="0" w:space="0" w:color="auto"/>
        <w:left w:val="none" w:sz="0" w:space="0" w:color="auto"/>
        <w:bottom w:val="none" w:sz="0" w:space="0" w:color="auto"/>
        <w:right w:val="none" w:sz="0" w:space="0" w:color="auto"/>
      </w:divBdr>
    </w:div>
    <w:div w:id="359163091">
      <w:bodyDiv w:val="1"/>
      <w:marLeft w:val="0"/>
      <w:marRight w:val="0"/>
      <w:marTop w:val="0"/>
      <w:marBottom w:val="0"/>
      <w:divBdr>
        <w:top w:val="none" w:sz="0" w:space="0" w:color="auto"/>
        <w:left w:val="none" w:sz="0" w:space="0" w:color="auto"/>
        <w:bottom w:val="none" w:sz="0" w:space="0" w:color="auto"/>
        <w:right w:val="none" w:sz="0" w:space="0" w:color="auto"/>
      </w:divBdr>
    </w:div>
    <w:div w:id="362050912">
      <w:bodyDiv w:val="1"/>
      <w:marLeft w:val="0"/>
      <w:marRight w:val="0"/>
      <w:marTop w:val="0"/>
      <w:marBottom w:val="0"/>
      <w:divBdr>
        <w:top w:val="none" w:sz="0" w:space="0" w:color="auto"/>
        <w:left w:val="none" w:sz="0" w:space="0" w:color="auto"/>
        <w:bottom w:val="none" w:sz="0" w:space="0" w:color="auto"/>
        <w:right w:val="none" w:sz="0" w:space="0" w:color="auto"/>
      </w:divBdr>
    </w:div>
    <w:div w:id="363867024">
      <w:bodyDiv w:val="1"/>
      <w:marLeft w:val="0"/>
      <w:marRight w:val="0"/>
      <w:marTop w:val="0"/>
      <w:marBottom w:val="0"/>
      <w:divBdr>
        <w:top w:val="none" w:sz="0" w:space="0" w:color="auto"/>
        <w:left w:val="none" w:sz="0" w:space="0" w:color="auto"/>
        <w:bottom w:val="none" w:sz="0" w:space="0" w:color="auto"/>
        <w:right w:val="none" w:sz="0" w:space="0" w:color="auto"/>
      </w:divBdr>
    </w:div>
    <w:div w:id="393940428">
      <w:bodyDiv w:val="1"/>
      <w:marLeft w:val="0"/>
      <w:marRight w:val="0"/>
      <w:marTop w:val="0"/>
      <w:marBottom w:val="0"/>
      <w:divBdr>
        <w:top w:val="none" w:sz="0" w:space="0" w:color="auto"/>
        <w:left w:val="none" w:sz="0" w:space="0" w:color="auto"/>
        <w:bottom w:val="none" w:sz="0" w:space="0" w:color="auto"/>
        <w:right w:val="none" w:sz="0" w:space="0" w:color="auto"/>
      </w:divBdr>
    </w:div>
    <w:div w:id="409237099">
      <w:bodyDiv w:val="1"/>
      <w:marLeft w:val="0"/>
      <w:marRight w:val="0"/>
      <w:marTop w:val="0"/>
      <w:marBottom w:val="0"/>
      <w:divBdr>
        <w:top w:val="none" w:sz="0" w:space="0" w:color="auto"/>
        <w:left w:val="none" w:sz="0" w:space="0" w:color="auto"/>
        <w:bottom w:val="none" w:sz="0" w:space="0" w:color="auto"/>
        <w:right w:val="none" w:sz="0" w:space="0" w:color="auto"/>
      </w:divBdr>
    </w:div>
    <w:div w:id="410543643">
      <w:bodyDiv w:val="1"/>
      <w:marLeft w:val="0"/>
      <w:marRight w:val="0"/>
      <w:marTop w:val="0"/>
      <w:marBottom w:val="0"/>
      <w:divBdr>
        <w:top w:val="none" w:sz="0" w:space="0" w:color="auto"/>
        <w:left w:val="none" w:sz="0" w:space="0" w:color="auto"/>
        <w:bottom w:val="none" w:sz="0" w:space="0" w:color="auto"/>
        <w:right w:val="none" w:sz="0" w:space="0" w:color="auto"/>
      </w:divBdr>
    </w:div>
    <w:div w:id="423305092">
      <w:bodyDiv w:val="1"/>
      <w:marLeft w:val="0"/>
      <w:marRight w:val="0"/>
      <w:marTop w:val="0"/>
      <w:marBottom w:val="0"/>
      <w:divBdr>
        <w:top w:val="none" w:sz="0" w:space="0" w:color="auto"/>
        <w:left w:val="none" w:sz="0" w:space="0" w:color="auto"/>
        <w:bottom w:val="none" w:sz="0" w:space="0" w:color="auto"/>
        <w:right w:val="none" w:sz="0" w:space="0" w:color="auto"/>
      </w:divBdr>
    </w:div>
    <w:div w:id="469982812">
      <w:bodyDiv w:val="1"/>
      <w:marLeft w:val="0"/>
      <w:marRight w:val="0"/>
      <w:marTop w:val="0"/>
      <w:marBottom w:val="0"/>
      <w:divBdr>
        <w:top w:val="none" w:sz="0" w:space="0" w:color="auto"/>
        <w:left w:val="none" w:sz="0" w:space="0" w:color="auto"/>
        <w:bottom w:val="none" w:sz="0" w:space="0" w:color="auto"/>
        <w:right w:val="none" w:sz="0" w:space="0" w:color="auto"/>
      </w:divBdr>
    </w:div>
    <w:div w:id="484469880">
      <w:bodyDiv w:val="1"/>
      <w:marLeft w:val="0"/>
      <w:marRight w:val="0"/>
      <w:marTop w:val="0"/>
      <w:marBottom w:val="0"/>
      <w:divBdr>
        <w:top w:val="none" w:sz="0" w:space="0" w:color="auto"/>
        <w:left w:val="none" w:sz="0" w:space="0" w:color="auto"/>
        <w:bottom w:val="none" w:sz="0" w:space="0" w:color="auto"/>
        <w:right w:val="none" w:sz="0" w:space="0" w:color="auto"/>
      </w:divBdr>
    </w:div>
    <w:div w:id="503008516">
      <w:bodyDiv w:val="1"/>
      <w:marLeft w:val="0"/>
      <w:marRight w:val="0"/>
      <w:marTop w:val="0"/>
      <w:marBottom w:val="0"/>
      <w:divBdr>
        <w:top w:val="none" w:sz="0" w:space="0" w:color="auto"/>
        <w:left w:val="none" w:sz="0" w:space="0" w:color="auto"/>
        <w:bottom w:val="none" w:sz="0" w:space="0" w:color="auto"/>
        <w:right w:val="none" w:sz="0" w:space="0" w:color="auto"/>
      </w:divBdr>
    </w:div>
    <w:div w:id="534390922">
      <w:bodyDiv w:val="1"/>
      <w:marLeft w:val="0"/>
      <w:marRight w:val="0"/>
      <w:marTop w:val="0"/>
      <w:marBottom w:val="0"/>
      <w:divBdr>
        <w:top w:val="none" w:sz="0" w:space="0" w:color="auto"/>
        <w:left w:val="none" w:sz="0" w:space="0" w:color="auto"/>
        <w:bottom w:val="none" w:sz="0" w:space="0" w:color="auto"/>
        <w:right w:val="none" w:sz="0" w:space="0" w:color="auto"/>
      </w:divBdr>
    </w:div>
    <w:div w:id="573204012">
      <w:bodyDiv w:val="1"/>
      <w:marLeft w:val="0"/>
      <w:marRight w:val="0"/>
      <w:marTop w:val="0"/>
      <w:marBottom w:val="0"/>
      <w:divBdr>
        <w:top w:val="none" w:sz="0" w:space="0" w:color="auto"/>
        <w:left w:val="none" w:sz="0" w:space="0" w:color="auto"/>
        <w:bottom w:val="none" w:sz="0" w:space="0" w:color="auto"/>
        <w:right w:val="none" w:sz="0" w:space="0" w:color="auto"/>
      </w:divBdr>
    </w:div>
    <w:div w:id="604849961">
      <w:bodyDiv w:val="1"/>
      <w:marLeft w:val="0"/>
      <w:marRight w:val="0"/>
      <w:marTop w:val="0"/>
      <w:marBottom w:val="0"/>
      <w:divBdr>
        <w:top w:val="none" w:sz="0" w:space="0" w:color="auto"/>
        <w:left w:val="none" w:sz="0" w:space="0" w:color="auto"/>
        <w:bottom w:val="none" w:sz="0" w:space="0" w:color="auto"/>
        <w:right w:val="none" w:sz="0" w:space="0" w:color="auto"/>
      </w:divBdr>
      <w:divsChild>
        <w:div w:id="1711757422">
          <w:marLeft w:val="0"/>
          <w:marRight w:val="0"/>
          <w:marTop w:val="0"/>
          <w:marBottom w:val="0"/>
          <w:divBdr>
            <w:top w:val="none" w:sz="0" w:space="0" w:color="auto"/>
            <w:left w:val="none" w:sz="0" w:space="0" w:color="auto"/>
            <w:bottom w:val="none" w:sz="0" w:space="0" w:color="auto"/>
            <w:right w:val="none" w:sz="0" w:space="0" w:color="auto"/>
          </w:divBdr>
        </w:div>
      </w:divsChild>
    </w:div>
    <w:div w:id="639724401">
      <w:bodyDiv w:val="1"/>
      <w:marLeft w:val="0"/>
      <w:marRight w:val="0"/>
      <w:marTop w:val="0"/>
      <w:marBottom w:val="0"/>
      <w:divBdr>
        <w:top w:val="none" w:sz="0" w:space="0" w:color="auto"/>
        <w:left w:val="none" w:sz="0" w:space="0" w:color="auto"/>
        <w:bottom w:val="none" w:sz="0" w:space="0" w:color="auto"/>
        <w:right w:val="none" w:sz="0" w:space="0" w:color="auto"/>
      </w:divBdr>
    </w:div>
    <w:div w:id="650057470">
      <w:bodyDiv w:val="1"/>
      <w:marLeft w:val="0"/>
      <w:marRight w:val="0"/>
      <w:marTop w:val="0"/>
      <w:marBottom w:val="0"/>
      <w:divBdr>
        <w:top w:val="none" w:sz="0" w:space="0" w:color="auto"/>
        <w:left w:val="none" w:sz="0" w:space="0" w:color="auto"/>
        <w:bottom w:val="none" w:sz="0" w:space="0" w:color="auto"/>
        <w:right w:val="none" w:sz="0" w:space="0" w:color="auto"/>
      </w:divBdr>
    </w:div>
    <w:div w:id="656375670">
      <w:bodyDiv w:val="1"/>
      <w:marLeft w:val="0"/>
      <w:marRight w:val="0"/>
      <w:marTop w:val="0"/>
      <w:marBottom w:val="0"/>
      <w:divBdr>
        <w:top w:val="none" w:sz="0" w:space="0" w:color="auto"/>
        <w:left w:val="none" w:sz="0" w:space="0" w:color="auto"/>
        <w:bottom w:val="none" w:sz="0" w:space="0" w:color="auto"/>
        <w:right w:val="none" w:sz="0" w:space="0" w:color="auto"/>
      </w:divBdr>
    </w:div>
    <w:div w:id="673654607">
      <w:bodyDiv w:val="1"/>
      <w:marLeft w:val="0"/>
      <w:marRight w:val="0"/>
      <w:marTop w:val="0"/>
      <w:marBottom w:val="0"/>
      <w:divBdr>
        <w:top w:val="none" w:sz="0" w:space="0" w:color="auto"/>
        <w:left w:val="none" w:sz="0" w:space="0" w:color="auto"/>
        <w:bottom w:val="none" w:sz="0" w:space="0" w:color="auto"/>
        <w:right w:val="none" w:sz="0" w:space="0" w:color="auto"/>
      </w:divBdr>
    </w:div>
    <w:div w:id="720981104">
      <w:bodyDiv w:val="1"/>
      <w:marLeft w:val="0"/>
      <w:marRight w:val="0"/>
      <w:marTop w:val="0"/>
      <w:marBottom w:val="0"/>
      <w:divBdr>
        <w:top w:val="none" w:sz="0" w:space="0" w:color="auto"/>
        <w:left w:val="none" w:sz="0" w:space="0" w:color="auto"/>
        <w:bottom w:val="none" w:sz="0" w:space="0" w:color="auto"/>
        <w:right w:val="none" w:sz="0" w:space="0" w:color="auto"/>
      </w:divBdr>
    </w:div>
    <w:div w:id="728263465">
      <w:bodyDiv w:val="1"/>
      <w:marLeft w:val="0"/>
      <w:marRight w:val="0"/>
      <w:marTop w:val="0"/>
      <w:marBottom w:val="0"/>
      <w:divBdr>
        <w:top w:val="none" w:sz="0" w:space="0" w:color="auto"/>
        <w:left w:val="none" w:sz="0" w:space="0" w:color="auto"/>
        <w:bottom w:val="none" w:sz="0" w:space="0" w:color="auto"/>
        <w:right w:val="none" w:sz="0" w:space="0" w:color="auto"/>
      </w:divBdr>
    </w:div>
    <w:div w:id="732582365">
      <w:bodyDiv w:val="1"/>
      <w:marLeft w:val="0"/>
      <w:marRight w:val="0"/>
      <w:marTop w:val="0"/>
      <w:marBottom w:val="0"/>
      <w:divBdr>
        <w:top w:val="none" w:sz="0" w:space="0" w:color="auto"/>
        <w:left w:val="none" w:sz="0" w:space="0" w:color="auto"/>
        <w:bottom w:val="none" w:sz="0" w:space="0" w:color="auto"/>
        <w:right w:val="none" w:sz="0" w:space="0" w:color="auto"/>
      </w:divBdr>
    </w:div>
    <w:div w:id="739408363">
      <w:bodyDiv w:val="1"/>
      <w:marLeft w:val="0"/>
      <w:marRight w:val="0"/>
      <w:marTop w:val="0"/>
      <w:marBottom w:val="0"/>
      <w:divBdr>
        <w:top w:val="none" w:sz="0" w:space="0" w:color="auto"/>
        <w:left w:val="none" w:sz="0" w:space="0" w:color="auto"/>
        <w:bottom w:val="none" w:sz="0" w:space="0" w:color="auto"/>
        <w:right w:val="none" w:sz="0" w:space="0" w:color="auto"/>
      </w:divBdr>
    </w:div>
    <w:div w:id="767118417">
      <w:bodyDiv w:val="1"/>
      <w:marLeft w:val="0"/>
      <w:marRight w:val="0"/>
      <w:marTop w:val="0"/>
      <w:marBottom w:val="0"/>
      <w:divBdr>
        <w:top w:val="none" w:sz="0" w:space="0" w:color="auto"/>
        <w:left w:val="none" w:sz="0" w:space="0" w:color="auto"/>
        <w:bottom w:val="none" w:sz="0" w:space="0" w:color="auto"/>
        <w:right w:val="none" w:sz="0" w:space="0" w:color="auto"/>
      </w:divBdr>
    </w:div>
    <w:div w:id="781609339">
      <w:bodyDiv w:val="1"/>
      <w:marLeft w:val="0"/>
      <w:marRight w:val="0"/>
      <w:marTop w:val="0"/>
      <w:marBottom w:val="0"/>
      <w:divBdr>
        <w:top w:val="none" w:sz="0" w:space="0" w:color="auto"/>
        <w:left w:val="none" w:sz="0" w:space="0" w:color="auto"/>
        <w:bottom w:val="none" w:sz="0" w:space="0" w:color="auto"/>
        <w:right w:val="none" w:sz="0" w:space="0" w:color="auto"/>
      </w:divBdr>
    </w:div>
    <w:div w:id="799494635">
      <w:bodyDiv w:val="1"/>
      <w:marLeft w:val="0"/>
      <w:marRight w:val="0"/>
      <w:marTop w:val="0"/>
      <w:marBottom w:val="0"/>
      <w:divBdr>
        <w:top w:val="none" w:sz="0" w:space="0" w:color="auto"/>
        <w:left w:val="none" w:sz="0" w:space="0" w:color="auto"/>
        <w:bottom w:val="none" w:sz="0" w:space="0" w:color="auto"/>
        <w:right w:val="none" w:sz="0" w:space="0" w:color="auto"/>
      </w:divBdr>
    </w:div>
    <w:div w:id="809711856">
      <w:bodyDiv w:val="1"/>
      <w:marLeft w:val="0"/>
      <w:marRight w:val="0"/>
      <w:marTop w:val="0"/>
      <w:marBottom w:val="0"/>
      <w:divBdr>
        <w:top w:val="none" w:sz="0" w:space="0" w:color="auto"/>
        <w:left w:val="none" w:sz="0" w:space="0" w:color="auto"/>
        <w:bottom w:val="none" w:sz="0" w:space="0" w:color="auto"/>
        <w:right w:val="none" w:sz="0" w:space="0" w:color="auto"/>
      </w:divBdr>
    </w:div>
    <w:div w:id="812212391">
      <w:bodyDiv w:val="1"/>
      <w:marLeft w:val="0"/>
      <w:marRight w:val="0"/>
      <w:marTop w:val="0"/>
      <w:marBottom w:val="0"/>
      <w:divBdr>
        <w:top w:val="none" w:sz="0" w:space="0" w:color="auto"/>
        <w:left w:val="none" w:sz="0" w:space="0" w:color="auto"/>
        <w:bottom w:val="none" w:sz="0" w:space="0" w:color="auto"/>
        <w:right w:val="none" w:sz="0" w:space="0" w:color="auto"/>
      </w:divBdr>
    </w:div>
    <w:div w:id="849026586">
      <w:bodyDiv w:val="1"/>
      <w:marLeft w:val="0"/>
      <w:marRight w:val="0"/>
      <w:marTop w:val="0"/>
      <w:marBottom w:val="0"/>
      <w:divBdr>
        <w:top w:val="none" w:sz="0" w:space="0" w:color="auto"/>
        <w:left w:val="none" w:sz="0" w:space="0" w:color="auto"/>
        <w:bottom w:val="none" w:sz="0" w:space="0" w:color="auto"/>
        <w:right w:val="none" w:sz="0" w:space="0" w:color="auto"/>
      </w:divBdr>
      <w:divsChild>
        <w:div w:id="1715883136">
          <w:marLeft w:val="0"/>
          <w:marRight w:val="0"/>
          <w:marTop w:val="0"/>
          <w:marBottom w:val="0"/>
          <w:divBdr>
            <w:top w:val="none" w:sz="0" w:space="0" w:color="auto"/>
            <w:left w:val="none" w:sz="0" w:space="0" w:color="auto"/>
            <w:bottom w:val="none" w:sz="0" w:space="0" w:color="auto"/>
            <w:right w:val="none" w:sz="0" w:space="0" w:color="auto"/>
          </w:divBdr>
        </w:div>
        <w:div w:id="2091997779">
          <w:marLeft w:val="0"/>
          <w:marRight w:val="0"/>
          <w:marTop w:val="0"/>
          <w:marBottom w:val="0"/>
          <w:divBdr>
            <w:top w:val="none" w:sz="0" w:space="0" w:color="auto"/>
            <w:left w:val="none" w:sz="0" w:space="0" w:color="auto"/>
            <w:bottom w:val="none" w:sz="0" w:space="0" w:color="auto"/>
            <w:right w:val="none" w:sz="0" w:space="0" w:color="auto"/>
          </w:divBdr>
        </w:div>
      </w:divsChild>
    </w:div>
    <w:div w:id="864177909">
      <w:bodyDiv w:val="1"/>
      <w:marLeft w:val="0"/>
      <w:marRight w:val="0"/>
      <w:marTop w:val="0"/>
      <w:marBottom w:val="0"/>
      <w:divBdr>
        <w:top w:val="none" w:sz="0" w:space="0" w:color="auto"/>
        <w:left w:val="none" w:sz="0" w:space="0" w:color="auto"/>
        <w:bottom w:val="none" w:sz="0" w:space="0" w:color="auto"/>
        <w:right w:val="none" w:sz="0" w:space="0" w:color="auto"/>
      </w:divBdr>
    </w:div>
    <w:div w:id="867645991">
      <w:bodyDiv w:val="1"/>
      <w:marLeft w:val="0"/>
      <w:marRight w:val="0"/>
      <w:marTop w:val="0"/>
      <w:marBottom w:val="0"/>
      <w:divBdr>
        <w:top w:val="none" w:sz="0" w:space="0" w:color="auto"/>
        <w:left w:val="none" w:sz="0" w:space="0" w:color="auto"/>
        <w:bottom w:val="none" w:sz="0" w:space="0" w:color="auto"/>
        <w:right w:val="none" w:sz="0" w:space="0" w:color="auto"/>
      </w:divBdr>
    </w:div>
    <w:div w:id="891116699">
      <w:bodyDiv w:val="1"/>
      <w:marLeft w:val="0"/>
      <w:marRight w:val="0"/>
      <w:marTop w:val="0"/>
      <w:marBottom w:val="0"/>
      <w:divBdr>
        <w:top w:val="none" w:sz="0" w:space="0" w:color="auto"/>
        <w:left w:val="none" w:sz="0" w:space="0" w:color="auto"/>
        <w:bottom w:val="none" w:sz="0" w:space="0" w:color="auto"/>
        <w:right w:val="none" w:sz="0" w:space="0" w:color="auto"/>
      </w:divBdr>
      <w:divsChild>
        <w:div w:id="1656645726">
          <w:marLeft w:val="0"/>
          <w:marRight w:val="0"/>
          <w:marTop w:val="0"/>
          <w:marBottom w:val="0"/>
          <w:divBdr>
            <w:top w:val="none" w:sz="0" w:space="0" w:color="auto"/>
            <w:left w:val="none" w:sz="0" w:space="0" w:color="auto"/>
            <w:bottom w:val="none" w:sz="0" w:space="0" w:color="auto"/>
            <w:right w:val="none" w:sz="0" w:space="0" w:color="auto"/>
          </w:divBdr>
        </w:div>
      </w:divsChild>
    </w:div>
    <w:div w:id="920480357">
      <w:bodyDiv w:val="1"/>
      <w:marLeft w:val="0"/>
      <w:marRight w:val="0"/>
      <w:marTop w:val="0"/>
      <w:marBottom w:val="0"/>
      <w:divBdr>
        <w:top w:val="none" w:sz="0" w:space="0" w:color="auto"/>
        <w:left w:val="none" w:sz="0" w:space="0" w:color="auto"/>
        <w:bottom w:val="none" w:sz="0" w:space="0" w:color="auto"/>
        <w:right w:val="none" w:sz="0" w:space="0" w:color="auto"/>
      </w:divBdr>
    </w:div>
    <w:div w:id="970597584">
      <w:bodyDiv w:val="1"/>
      <w:marLeft w:val="0"/>
      <w:marRight w:val="0"/>
      <w:marTop w:val="0"/>
      <w:marBottom w:val="0"/>
      <w:divBdr>
        <w:top w:val="none" w:sz="0" w:space="0" w:color="auto"/>
        <w:left w:val="none" w:sz="0" w:space="0" w:color="auto"/>
        <w:bottom w:val="none" w:sz="0" w:space="0" w:color="auto"/>
        <w:right w:val="none" w:sz="0" w:space="0" w:color="auto"/>
      </w:divBdr>
    </w:div>
    <w:div w:id="974791913">
      <w:bodyDiv w:val="1"/>
      <w:marLeft w:val="0"/>
      <w:marRight w:val="0"/>
      <w:marTop w:val="0"/>
      <w:marBottom w:val="0"/>
      <w:divBdr>
        <w:top w:val="none" w:sz="0" w:space="0" w:color="auto"/>
        <w:left w:val="none" w:sz="0" w:space="0" w:color="auto"/>
        <w:bottom w:val="none" w:sz="0" w:space="0" w:color="auto"/>
        <w:right w:val="none" w:sz="0" w:space="0" w:color="auto"/>
      </w:divBdr>
    </w:div>
    <w:div w:id="977413840">
      <w:bodyDiv w:val="1"/>
      <w:marLeft w:val="0"/>
      <w:marRight w:val="0"/>
      <w:marTop w:val="0"/>
      <w:marBottom w:val="0"/>
      <w:divBdr>
        <w:top w:val="none" w:sz="0" w:space="0" w:color="auto"/>
        <w:left w:val="none" w:sz="0" w:space="0" w:color="auto"/>
        <w:bottom w:val="none" w:sz="0" w:space="0" w:color="auto"/>
        <w:right w:val="none" w:sz="0" w:space="0" w:color="auto"/>
      </w:divBdr>
    </w:div>
    <w:div w:id="980690980">
      <w:bodyDiv w:val="1"/>
      <w:marLeft w:val="0"/>
      <w:marRight w:val="0"/>
      <w:marTop w:val="0"/>
      <w:marBottom w:val="0"/>
      <w:divBdr>
        <w:top w:val="none" w:sz="0" w:space="0" w:color="auto"/>
        <w:left w:val="none" w:sz="0" w:space="0" w:color="auto"/>
        <w:bottom w:val="none" w:sz="0" w:space="0" w:color="auto"/>
        <w:right w:val="none" w:sz="0" w:space="0" w:color="auto"/>
      </w:divBdr>
    </w:div>
    <w:div w:id="995767873">
      <w:bodyDiv w:val="1"/>
      <w:marLeft w:val="0"/>
      <w:marRight w:val="0"/>
      <w:marTop w:val="0"/>
      <w:marBottom w:val="0"/>
      <w:divBdr>
        <w:top w:val="none" w:sz="0" w:space="0" w:color="auto"/>
        <w:left w:val="none" w:sz="0" w:space="0" w:color="auto"/>
        <w:bottom w:val="none" w:sz="0" w:space="0" w:color="auto"/>
        <w:right w:val="none" w:sz="0" w:space="0" w:color="auto"/>
      </w:divBdr>
    </w:div>
    <w:div w:id="1004480838">
      <w:bodyDiv w:val="1"/>
      <w:marLeft w:val="0"/>
      <w:marRight w:val="0"/>
      <w:marTop w:val="0"/>
      <w:marBottom w:val="0"/>
      <w:divBdr>
        <w:top w:val="none" w:sz="0" w:space="0" w:color="auto"/>
        <w:left w:val="none" w:sz="0" w:space="0" w:color="auto"/>
        <w:bottom w:val="none" w:sz="0" w:space="0" w:color="auto"/>
        <w:right w:val="none" w:sz="0" w:space="0" w:color="auto"/>
      </w:divBdr>
    </w:div>
    <w:div w:id="1041129553">
      <w:bodyDiv w:val="1"/>
      <w:marLeft w:val="0"/>
      <w:marRight w:val="0"/>
      <w:marTop w:val="0"/>
      <w:marBottom w:val="0"/>
      <w:divBdr>
        <w:top w:val="none" w:sz="0" w:space="0" w:color="auto"/>
        <w:left w:val="none" w:sz="0" w:space="0" w:color="auto"/>
        <w:bottom w:val="none" w:sz="0" w:space="0" w:color="auto"/>
        <w:right w:val="none" w:sz="0" w:space="0" w:color="auto"/>
      </w:divBdr>
    </w:div>
    <w:div w:id="1256212563">
      <w:bodyDiv w:val="1"/>
      <w:marLeft w:val="0"/>
      <w:marRight w:val="0"/>
      <w:marTop w:val="0"/>
      <w:marBottom w:val="0"/>
      <w:divBdr>
        <w:top w:val="none" w:sz="0" w:space="0" w:color="auto"/>
        <w:left w:val="none" w:sz="0" w:space="0" w:color="auto"/>
        <w:bottom w:val="none" w:sz="0" w:space="0" w:color="auto"/>
        <w:right w:val="none" w:sz="0" w:space="0" w:color="auto"/>
      </w:divBdr>
    </w:div>
    <w:div w:id="1258828581">
      <w:bodyDiv w:val="1"/>
      <w:marLeft w:val="0"/>
      <w:marRight w:val="0"/>
      <w:marTop w:val="0"/>
      <w:marBottom w:val="0"/>
      <w:divBdr>
        <w:top w:val="none" w:sz="0" w:space="0" w:color="auto"/>
        <w:left w:val="none" w:sz="0" w:space="0" w:color="auto"/>
        <w:bottom w:val="none" w:sz="0" w:space="0" w:color="auto"/>
        <w:right w:val="none" w:sz="0" w:space="0" w:color="auto"/>
      </w:divBdr>
    </w:div>
    <w:div w:id="1280794655">
      <w:bodyDiv w:val="1"/>
      <w:marLeft w:val="0"/>
      <w:marRight w:val="0"/>
      <w:marTop w:val="0"/>
      <w:marBottom w:val="0"/>
      <w:divBdr>
        <w:top w:val="none" w:sz="0" w:space="0" w:color="auto"/>
        <w:left w:val="none" w:sz="0" w:space="0" w:color="auto"/>
        <w:bottom w:val="none" w:sz="0" w:space="0" w:color="auto"/>
        <w:right w:val="none" w:sz="0" w:space="0" w:color="auto"/>
      </w:divBdr>
      <w:divsChild>
        <w:div w:id="892161657">
          <w:marLeft w:val="0"/>
          <w:marRight w:val="0"/>
          <w:marTop w:val="0"/>
          <w:marBottom w:val="0"/>
          <w:divBdr>
            <w:top w:val="none" w:sz="0" w:space="0" w:color="auto"/>
            <w:left w:val="none" w:sz="0" w:space="0" w:color="auto"/>
            <w:bottom w:val="none" w:sz="0" w:space="0" w:color="auto"/>
            <w:right w:val="none" w:sz="0" w:space="0" w:color="auto"/>
          </w:divBdr>
        </w:div>
        <w:div w:id="678627366">
          <w:marLeft w:val="0"/>
          <w:marRight w:val="0"/>
          <w:marTop w:val="0"/>
          <w:marBottom w:val="0"/>
          <w:divBdr>
            <w:top w:val="none" w:sz="0" w:space="0" w:color="auto"/>
            <w:left w:val="none" w:sz="0" w:space="0" w:color="auto"/>
            <w:bottom w:val="none" w:sz="0" w:space="0" w:color="auto"/>
            <w:right w:val="none" w:sz="0" w:space="0" w:color="auto"/>
          </w:divBdr>
        </w:div>
        <w:div w:id="1771658594">
          <w:marLeft w:val="0"/>
          <w:marRight w:val="0"/>
          <w:marTop w:val="0"/>
          <w:marBottom w:val="0"/>
          <w:divBdr>
            <w:top w:val="none" w:sz="0" w:space="0" w:color="auto"/>
            <w:left w:val="none" w:sz="0" w:space="0" w:color="auto"/>
            <w:bottom w:val="none" w:sz="0" w:space="0" w:color="auto"/>
            <w:right w:val="none" w:sz="0" w:space="0" w:color="auto"/>
          </w:divBdr>
        </w:div>
      </w:divsChild>
    </w:div>
    <w:div w:id="1303534610">
      <w:bodyDiv w:val="1"/>
      <w:marLeft w:val="0"/>
      <w:marRight w:val="0"/>
      <w:marTop w:val="0"/>
      <w:marBottom w:val="0"/>
      <w:divBdr>
        <w:top w:val="none" w:sz="0" w:space="0" w:color="auto"/>
        <w:left w:val="none" w:sz="0" w:space="0" w:color="auto"/>
        <w:bottom w:val="none" w:sz="0" w:space="0" w:color="auto"/>
        <w:right w:val="none" w:sz="0" w:space="0" w:color="auto"/>
      </w:divBdr>
    </w:div>
    <w:div w:id="1340934989">
      <w:bodyDiv w:val="1"/>
      <w:marLeft w:val="0"/>
      <w:marRight w:val="0"/>
      <w:marTop w:val="0"/>
      <w:marBottom w:val="0"/>
      <w:divBdr>
        <w:top w:val="none" w:sz="0" w:space="0" w:color="auto"/>
        <w:left w:val="none" w:sz="0" w:space="0" w:color="auto"/>
        <w:bottom w:val="none" w:sz="0" w:space="0" w:color="auto"/>
        <w:right w:val="none" w:sz="0" w:space="0" w:color="auto"/>
      </w:divBdr>
    </w:div>
    <w:div w:id="1377966514">
      <w:bodyDiv w:val="1"/>
      <w:marLeft w:val="0"/>
      <w:marRight w:val="0"/>
      <w:marTop w:val="0"/>
      <w:marBottom w:val="0"/>
      <w:divBdr>
        <w:top w:val="none" w:sz="0" w:space="0" w:color="auto"/>
        <w:left w:val="none" w:sz="0" w:space="0" w:color="auto"/>
        <w:bottom w:val="none" w:sz="0" w:space="0" w:color="auto"/>
        <w:right w:val="none" w:sz="0" w:space="0" w:color="auto"/>
      </w:divBdr>
    </w:div>
    <w:div w:id="1383170032">
      <w:bodyDiv w:val="1"/>
      <w:marLeft w:val="0"/>
      <w:marRight w:val="0"/>
      <w:marTop w:val="0"/>
      <w:marBottom w:val="0"/>
      <w:divBdr>
        <w:top w:val="none" w:sz="0" w:space="0" w:color="auto"/>
        <w:left w:val="none" w:sz="0" w:space="0" w:color="auto"/>
        <w:bottom w:val="none" w:sz="0" w:space="0" w:color="auto"/>
        <w:right w:val="none" w:sz="0" w:space="0" w:color="auto"/>
      </w:divBdr>
    </w:div>
    <w:div w:id="1418672476">
      <w:bodyDiv w:val="1"/>
      <w:marLeft w:val="0"/>
      <w:marRight w:val="0"/>
      <w:marTop w:val="0"/>
      <w:marBottom w:val="0"/>
      <w:divBdr>
        <w:top w:val="none" w:sz="0" w:space="0" w:color="auto"/>
        <w:left w:val="none" w:sz="0" w:space="0" w:color="auto"/>
        <w:bottom w:val="none" w:sz="0" w:space="0" w:color="auto"/>
        <w:right w:val="none" w:sz="0" w:space="0" w:color="auto"/>
      </w:divBdr>
    </w:div>
    <w:div w:id="1476482184">
      <w:bodyDiv w:val="1"/>
      <w:marLeft w:val="0"/>
      <w:marRight w:val="0"/>
      <w:marTop w:val="0"/>
      <w:marBottom w:val="0"/>
      <w:divBdr>
        <w:top w:val="none" w:sz="0" w:space="0" w:color="auto"/>
        <w:left w:val="none" w:sz="0" w:space="0" w:color="auto"/>
        <w:bottom w:val="none" w:sz="0" w:space="0" w:color="auto"/>
        <w:right w:val="none" w:sz="0" w:space="0" w:color="auto"/>
      </w:divBdr>
    </w:div>
    <w:div w:id="1493838433">
      <w:bodyDiv w:val="1"/>
      <w:marLeft w:val="0"/>
      <w:marRight w:val="0"/>
      <w:marTop w:val="0"/>
      <w:marBottom w:val="0"/>
      <w:divBdr>
        <w:top w:val="none" w:sz="0" w:space="0" w:color="auto"/>
        <w:left w:val="none" w:sz="0" w:space="0" w:color="auto"/>
        <w:bottom w:val="none" w:sz="0" w:space="0" w:color="auto"/>
        <w:right w:val="none" w:sz="0" w:space="0" w:color="auto"/>
      </w:divBdr>
    </w:div>
    <w:div w:id="1539513013">
      <w:bodyDiv w:val="1"/>
      <w:marLeft w:val="0"/>
      <w:marRight w:val="0"/>
      <w:marTop w:val="0"/>
      <w:marBottom w:val="0"/>
      <w:divBdr>
        <w:top w:val="none" w:sz="0" w:space="0" w:color="auto"/>
        <w:left w:val="none" w:sz="0" w:space="0" w:color="auto"/>
        <w:bottom w:val="none" w:sz="0" w:space="0" w:color="auto"/>
        <w:right w:val="none" w:sz="0" w:space="0" w:color="auto"/>
      </w:divBdr>
    </w:div>
    <w:div w:id="1560630936">
      <w:bodyDiv w:val="1"/>
      <w:marLeft w:val="0"/>
      <w:marRight w:val="0"/>
      <w:marTop w:val="0"/>
      <w:marBottom w:val="0"/>
      <w:divBdr>
        <w:top w:val="none" w:sz="0" w:space="0" w:color="auto"/>
        <w:left w:val="none" w:sz="0" w:space="0" w:color="auto"/>
        <w:bottom w:val="none" w:sz="0" w:space="0" w:color="auto"/>
        <w:right w:val="none" w:sz="0" w:space="0" w:color="auto"/>
      </w:divBdr>
    </w:div>
    <w:div w:id="1572542741">
      <w:bodyDiv w:val="1"/>
      <w:marLeft w:val="0"/>
      <w:marRight w:val="0"/>
      <w:marTop w:val="0"/>
      <w:marBottom w:val="0"/>
      <w:divBdr>
        <w:top w:val="none" w:sz="0" w:space="0" w:color="auto"/>
        <w:left w:val="none" w:sz="0" w:space="0" w:color="auto"/>
        <w:bottom w:val="none" w:sz="0" w:space="0" w:color="auto"/>
        <w:right w:val="none" w:sz="0" w:space="0" w:color="auto"/>
      </w:divBdr>
      <w:divsChild>
        <w:div w:id="1943027722">
          <w:marLeft w:val="0"/>
          <w:marRight w:val="0"/>
          <w:marTop w:val="0"/>
          <w:marBottom w:val="0"/>
          <w:divBdr>
            <w:top w:val="none" w:sz="0" w:space="0" w:color="auto"/>
            <w:left w:val="none" w:sz="0" w:space="0" w:color="auto"/>
            <w:bottom w:val="none" w:sz="0" w:space="0" w:color="auto"/>
            <w:right w:val="none" w:sz="0" w:space="0" w:color="auto"/>
          </w:divBdr>
          <w:divsChild>
            <w:div w:id="420833465">
              <w:marLeft w:val="0"/>
              <w:marRight w:val="0"/>
              <w:marTop w:val="0"/>
              <w:marBottom w:val="240"/>
              <w:divBdr>
                <w:top w:val="none" w:sz="0" w:space="0" w:color="auto"/>
                <w:left w:val="none" w:sz="0" w:space="0" w:color="auto"/>
                <w:bottom w:val="none" w:sz="0" w:space="0" w:color="auto"/>
                <w:right w:val="none" w:sz="0" w:space="0" w:color="auto"/>
              </w:divBdr>
            </w:div>
            <w:div w:id="723675415">
              <w:marLeft w:val="0"/>
              <w:marRight w:val="0"/>
              <w:marTop w:val="0"/>
              <w:marBottom w:val="240"/>
              <w:divBdr>
                <w:top w:val="none" w:sz="0" w:space="0" w:color="auto"/>
                <w:left w:val="none" w:sz="0" w:space="0" w:color="auto"/>
                <w:bottom w:val="none" w:sz="0" w:space="0" w:color="auto"/>
                <w:right w:val="none" w:sz="0" w:space="0" w:color="auto"/>
              </w:divBdr>
            </w:div>
            <w:div w:id="846941391">
              <w:marLeft w:val="0"/>
              <w:marRight w:val="0"/>
              <w:marTop w:val="0"/>
              <w:marBottom w:val="240"/>
              <w:divBdr>
                <w:top w:val="none" w:sz="0" w:space="0" w:color="auto"/>
                <w:left w:val="none" w:sz="0" w:space="0" w:color="auto"/>
                <w:bottom w:val="none" w:sz="0" w:space="0" w:color="auto"/>
                <w:right w:val="none" w:sz="0" w:space="0" w:color="auto"/>
              </w:divBdr>
            </w:div>
            <w:div w:id="1294482270">
              <w:marLeft w:val="0"/>
              <w:marRight w:val="0"/>
              <w:marTop w:val="0"/>
              <w:marBottom w:val="240"/>
              <w:divBdr>
                <w:top w:val="none" w:sz="0" w:space="0" w:color="auto"/>
                <w:left w:val="none" w:sz="0" w:space="0" w:color="auto"/>
                <w:bottom w:val="none" w:sz="0" w:space="0" w:color="auto"/>
                <w:right w:val="none" w:sz="0" w:space="0" w:color="auto"/>
              </w:divBdr>
            </w:div>
            <w:div w:id="64974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1804">
      <w:bodyDiv w:val="1"/>
      <w:marLeft w:val="0"/>
      <w:marRight w:val="0"/>
      <w:marTop w:val="0"/>
      <w:marBottom w:val="0"/>
      <w:divBdr>
        <w:top w:val="none" w:sz="0" w:space="0" w:color="auto"/>
        <w:left w:val="none" w:sz="0" w:space="0" w:color="auto"/>
        <w:bottom w:val="none" w:sz="0" w:space="0" w:color="auto"/>
        <w:right w:val="none" w:sz="0" w:space="0" w:color="auto"/>
      </w:divBdr>
    </w:div>
    <w:div w:id="1588928570">
      <w:bodyDiv w:val="1"/>
      <w:marLeft w:val="0"/>
      <w:marRight w:val="0"/>
      <w:marTop w:val="0"/>
      <w:marBottom w:val="0"/>
      <w:divBdr>
        <w:top w:val="none" w:sz="0" w:space="0" w:color="auto"/>
        <w:left w:val="none" w:sz="0" w:space="0" w:color="auto"/>
        <w:bottom w:val="none" w:sz="0" w:space="0" w:color="auto"/>
        <w:right w:val="none" w:sz="0" w:space="0" w:color="auto"/>
      </w:divBdr>
    </w:div>
    <w:div w:id="1662539693">
      <w:bodyDiv w:val="1"/>
      <w:marLeft w:val="0"/>
      <w:marRight w:val="0"/>
      <w:marTop w:val="0"/>
      <w:marBottom w:val="0"/>
      <w:divBdr>
        <w:top w:val="none" w:sz="0" w:space="0" w:color="auto"/>
        <w:left w:val="none" w:sz="0" w:space="0" w:color="auto"/>
        <w:bottom w:val="none" w:sz="0" w:space="0" w:color="auto"/>
        <w:right w:val="none" w:sz="0" w:space="0" w:color="auto"/>
      </w:divBdr>
    </w:div>
    <w:div w:id="1671638555">
      <w:bodyDiv w:val="1"/>
      <w:marLeft w:val="0"/>
      <w:marRight w:val="0"/>
      <w:marTop w:val="0"/>
      <w:marBottom w:val="0"/>
      <w:divBdr>
        <w:top w:val="none" w:sz="0" w:space="0" w:color="auto"/>
        <w:left w:val="none" w:sz="0" w:space="0" w:color="auto"/>
        <w:bottom w:val="none" w:sz="0" w:space="0" w:color="auto"/>
        <w:right w:val="none" w:sz="0" w:space="0" w:color="auto"/>
      </w:divBdr>
    </w:div>
    <w:div w:id="1709404554">
      <w:bodyDiv w:val="1"/>
      <w:marLeft w:val="0"/>
      <w:marRight w:val="0"/>
      <w:marTop w:val="0"/>
      <w:marBottom w:val="0"/>
      <w:divBdr>
        <w:top w:val="none" w:sz="0" w:space="0" w:color="auto"/>
        <w:left w:val="none" w:sz="0" w:space="0" w:color="auto"/>
        <w:bottom w:val="none" w:sz="0" w:space="0" w:color="auto"/>
        <w:right w:val="none" w:sz="0" w:space="0" w:color="auto"/>
      </w:divBdr>
    </w:div>
    <w:div w:id="1734112302">
      <w:bodyDiv w:val="1"/>
      <w:marLeft w:val="0"/>
      <w:marRight w:val="0"/>
      <w:marTop w:val="0"/>
      <w:marBottom w:val="0"/>
      <w:divBdr>
        <w:top w:val="none" w:sz="0" w:space="0" w:color="auto"/>
        <w:left w:val="none" w:sz="0" w:space="0" w:color="auto"/>
        <w:bottom w:val="none" w:sz="0" w:space="0" w:color="auto"/>
        <w:right w:val="none" w:sz="0" w:space="0" w:color="auto"/>
      </w:divBdr>
    </w:div>
    <w:div w:id="1841693281">
      <w:bodyDiv w:val="1"/>
      <w:marLeft w:val="0"/>
      <w:marRight w:val="0"/>
      <w:marTop w:val="0"/>
      <w:marBottom w:val="0"/>
      <w:divBdr>
        <w:top w:val="none" w:sz="0" w:space="0" w:color="auto"/>
        <w:left w:val="none" w:sz="0" w:space="0" w:color="auto"/>
        <w:bottom w:val="none" w:sz="0" w:space="0" w:color="auto"/>
        <w:right w:val="none" w:sz="0" w:space="0" w:color="auto"/>
      </w:divBdr>
    </w:div>
    <w:div w:id="1882983574">
      <w:bodyDiv w:val="1"/>
      <w:marLeft w:val="0"/>
      <w:marRight w:val="0"/>
      <w:marTop w:val="0"/>
      <w:marBottom w:val="0"/>
      <w:divBdr>
        <w:top w:val="none" w:sz="0" w:space="0" w:color="auto"/>
        <w:left w:val="none" w:sz="0" w:space="0" w:color="auto"/>
        <w:bottom w:val="none" w:sz="0" w:space="0" w:color="auto"/>
        <w:right w:val="none" w:sz="0" w:space="0" w:color="auto"/>
      </w:divBdr>
    </w:div>
    <w:div w:id="1883591964">
      <w:bodyDiv w:val="1"/>
      <w:marLeft w:val="0"/>
      <w:marRight w:val="0"/>
      <w:marTop w:val="0"/>
      <w:marBottom w:val="0"/>
      <w:divBdr>
        <w:top w:val="none" w:sz="0" w:space="0" w:color="auto"/>
        <w:left w:val="none" w:sz="0" w:space="0" w:color="auto"/>
        <w:bottom w:val="none" w:sz="0" w:space="0" w:color="auto"/>
        <w:right w:val="none" w:sz="0" w:space="0" w:color="auto"/>
      </w:divBdr>
    </w:div>
    <w:div w:id="1885484993">
      <w:bodyDiv w:val="1"/>
      <w:marLeft w:val="0"/>
      <w:marRight w:val="0"/>
      <w:marTop w:val="0"/>
      <w:marBottom w:val="0"/>
      <w:divBdr>
        <w:top w:val="none" w:sz="0" w:space="0" w:color="auto"/>
        <w:left w:val="none" w:sz="0" w:space="0" w:color="auto"/>
        <w:bottom w:val="none" w:sz="0" w:space="0" w:color="auto"/>
        <w:right w:val="none" w:sz="0" w:space="0" w:color="auto"/>
      </w:divBdr>
    </w:div>
    <w:div w:id="1887983756">
      <w:bodyDiv w:val="1"/>
      <w:marLeft w:val="0"/>
      <w:marRight w:val="0"/>
      <w:marTop w:val="0"/>
      <w:marBottom w:val="0"/>
      <w:divBdr>
        <w:top w:val="none" w:sz="0" w:space="0" w:color="auto"/>
        <w:left w:val="none" w:sz="0" w:space="0" w:color="auto"/>
        <w:bottom w:val="none" w:sz="0" w:space="0" w:color="auto"/>
        <w:right w:val="none" w:sz="0" w:space="0" w:color="auto"/>
      </w:divBdr>
    </w:div>
    <w:div w:id="1920865038">
      <w:bodyDiv w:val="1"/>
      <w:marLeft w:val="0"/>
      <w:marRight w:val="0"/>
      <w:marTop w:val="0"/>
      <w:marBottom w:val="0"/>
      <w:divBdr>
        <w:top w:val="none" w:sz="0" w:space="0" w:color="auto"/>
        <w:left w:val="none" w:sz="0" w:space="0" w:color="auto"/>
        <w:bottom w:val="none" w:sz="0" w:space="0" w:color="auto"/>
        <w:right w:val="none" w:sz="0" w:space="0" w:color="auto"/>
      </w:divBdr>
    </w:div>
    <w:div w:id="1949771001">
      <w:bodyDiv w:val="1"/>
      <w:marLeft w:val="0"/>
      <w:marRight w:val="0"/>
      <w:marTop w:val="0"/>
      <w:marBottom w:val="0"/>
      <w:divBdr>
        <w:top w:val="none" w:sz="0" w:space="0" w:color="auto"/>
        <w:left w:val="none" w:sz="0" w:space="0" w:color="auto"/>
        <w:bottom w:val="none" w:sz="0" w:space="0" w:color="auto"/>
        <w:right w:val="none" w:sz="0" w:space="0" w:color="auto"/>
      </w:divBdr>
    </w:div>
    <w:div w:id="1951429561">
      <w:bodyDiv w:val="1"/>
      <w:marLeft w:val="0"/>
      <w:marRight w:val="0"/>
      <w:marTop w:val="0"/>
      <w:marBottom w:val="0"/>
      <w:divBdr>
        <w:top w:val="none" w:sz="0" w:space="0" w:color="auto"/>
        <w:left w:val="none" w:sz="0" w:space="0" w:color="auto"/>
        <w:bottom w:val="none" w:sz="0" w:space="0" w:color="auto"/>
        <w:right w:val="none" w:sz="0" w:space="0" w:color="auto"/>
      </w:divBdr>
    </w:div>
    <w:div w:id="1959144403">
      <w:bodyDiv w:val="1"/>
      <w:marLeft w:val="0"/>
      <w:marRight w:val="0"/>
      <w:marTop w:val="0"/>
      <w:marBottom w:val="0"/>
      <w:divBdr>
        <w:top w:val="none" w:sz="0" w:space="0" w:color="auto"/>
        <w:left w:val="none" w:sz="0" w:space="0" w:color="auto"/>
        <w:bottom w:val="none" w:sz="0" w:space="0" w:color="auto"/>
        <w:right w:val="none" w:sz="0" w:space="0" w:color="auto"/>
      </w:divBdr>
    </w:div>
    <w:div w:id="1983078519">
      <w:bodyDiv w:val="1"/>
      <w:marLeft w:val="0"/>
      <w:marRight w:val="0"/>
      <w:marTop w:val="0"/>
      <w:marBottom w:val="0"/>
      <w:divBdr>
        <w:top w:val="none" w:sz="0" w:space="0" w:color="auto"/>
        <w:left w:val="none" w:sz="0" w:space="0" w:color="auto"/>
        <w:bottom w:val="none" w:sz="0" w:space="0" w:color="auto"/>
        <w:right w:val="none" w:sz="0" w:space="0" w:color="auto"/>
      </w:divBdr>
    </w:div>
    <w:div w:id="1991715260">
      <w:bodyDiv w:val="1"/>
      <w:marLeft w:val="0"/>
      <w:marRight w:val="0"/>
      <w:marTop w:val="0"/>
      <w:marBottom w:val="0"/>
      <w:divBdr>
        <w:top w:val="none" w:sz="0" w:space="0" w:color="auto"/>
        <w:left w:val="none" w:sz="0" w:space="0" w:color="auto"/>
        <w:bottom w:val="none" w:sz="0" w:space="0" w:color="auto"/>
        <w:right w:val="none" w:sz="0" w:space="0" w:color="auto"/>
      </w:divBdr>
    </w:div>
    <w:div w:id="2030445771">
      <w:bodyDiv w:val="1"/>
      <w:marLeft w:val="0"/>
      <w:marRight w:val="0"/>
      <w:marTop w:val="0"/>
      <w:marBottom w:val="0"/>
      <w:divBdr>
        <w:top w:val="none" w:sz="0" w:space="0" w:color="auto"/>
        <w:left w:val="none" w:sz="0" w:space="0" w:color="auto"/>
        <w:bottom w:val="none" w:sz="0" w:space="0" w:color="auto"/>
        <w:right w:val="none" w:sz="0" w:space="0" w:color="auto"/>
      </w:divBdr>
    </w:div>
    <w:div w:id="2058163893">
      <w:bodyDiv w:val="1"/>
      <w:marLeft w:val="0"/>
      <w:marRight w:val="0"/>
      <w:marTop w:val="0"/>
      <w:marBottom w:val="0"/>
      <w:divBdr>
        <w:top w:val="none" w:sz="0" w:space="0" w:color="auto"/>
        <w:left w:val="none" w:sz="0" w:space="0" w:color="auto"/>
        <w:bottom w:val="none" w:sz="0" w:space="0" w:color="auto"/>
        <w:right w:val="none" w:sz="0" w:space="0" w:color="auto"/>
      </w:divBdr>
    </w:div>
    <w:div w:id="2073387705">
      <w:bodyDiv w:val="1"/>
      <w:marLeft w:val="0"/>
      <w:marRight w:val="0"/>
      <w:marTop w:val="0"/>
      <w:marBottom w:val="0"/>
      <w:divBdr>
        <w:top w:val="none" w:sz="0" w:space="0" w:color="auto"/>
        <w:left w:val="none" w:sz="0" w:space="0" w:color="auto"/>
        <w:bottom w:val="none" w:sz="0" w:space="0" w:color="auto"/>
        <w:right w:val="none" w:sz="0" w:space="0" w:color="auto"/>
      </w:divBdr>
    </w:div>
    <w:div w:id="2138139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solidFill>
          <a:schemeClr val="accent1">
            <a:lumMod val="20000"/>
            <a:lumOff val="80000"/>
          </a:schemeClr>
        </a:solidFill>
        <a:ln w="19050">
          <a:solidFill>
            <a:srgbClr val="0070C0"/>
          </a:solidFill>
          <a:miter lim="800000"/>
          <a:headEnd/>
          <a:tailEnd/>
        </a:ln>
      </a:spPr>
      <a:bodyPr rot="0" vert="horz" wrap="square" lIns="91440" tIns="45720" rIns="91440" bIns="45720" anchor="t" anchorCtr="0">
        <a:spAutoFit/>
      </a:bodyPr>
      <a:lst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E2D771-F00B-4C58-B22B-CFA870666DC2}">
  <we:reference id="wa104382008" version="1.0.0.0" store="en-US" storeType="OMEX"/>
  <we:alternateReferences>
    <we:reference id="wa104382008" version="1.0.0.0" store="WA104382008" storeType="OMEX"/>
  </we:alternateReferences>
  <we:properties>
    <we:property name="theme" value="&quot;default&quot;"/>
    <we:property name="codify_consent" value="true"/>
    <we:property name="rectangle" value="false"/>
    <we:property name="color" value="&quot;#98c2d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74B41-603B-44BE-82A3-0CDEBFED5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9539</Words>
  <Characters>54378</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Palmer</dc:creator>
  <cp:keywords/>
  <dc:description/>
  <cp:lastModifiedBy>John Palmer</cp:lastModifiedBy>
  <cp:revision>2</cp:revision>
  <cp:lastPrinted>2019-03-28T17:25:00Z</cp:lastPrinted>
  <dcterms:created xsi:type="dcterms:W3CDTF">2019-05-30T16:58:00Z</dcterms:created>
  <dcterms:modified xsi:type="dcterms:W3CDTF">2019-05-30T16:58:00Z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id="jAYN0kVi"/&gt;&lt;style id="http://www.zotero.org/styles/the-open-university-harvard" hasBibliography="1" bibliographyStyleHasBeenSet="1"/&gt;&lt;prefs&gt;&lt;pref name="fieldType" value="Field"/&gt;&lt;/prefs&gt;&lt;/data&gt;</vt:lpwstr>
  </property>
</Properties>
</file>